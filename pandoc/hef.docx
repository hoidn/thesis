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652FA" w14:textId="0041E2E3" w:rsidR="00625094" w:rsidRPr="00625094" w:rsidRDefault="00625094" w:rsidP="0091018D">
      <w:pPr>
        <w:ind w:firstLine="360"/>
        <w:jc w:val="center"/>
        <w:rPr>
          <w:rFonts w:ascii="Times New Roman" w:hAnsi="Times New Roman" w:cs="Times New Roman"/>
          <w:color w:val="222222"/>
          <w:sz w:val="36"/>
          <w:szCs w:val="24"/>
          <w:shd w:val="clear" w:color="auto" w:fill="FFFFFF"/>
        </w:rPr>
      </w:pPr>
      <w:r w:rsidRPr="00625094">
        <w:rPr>
          <w:rFonts w:ascii="Times New Roman" w:hAnsi="Times New Roman" w:cs="Times New Roman"/>
          <w:color w:val="222222"/>
          <w:sz w:val="36"/>
          <w:szCs w:val="24"/>
          <w:shd w:val="clear" w:color="auto" w:fill="FFFFFF"/>
        </w:rPr>
        <w:t xml:space="preserve">Nonlocal Heat Transport and </w:t>
      </w:r>
      <w:r w:rsidR="00AD4608">
        <w:rPr>
          <w:rFonts w:ascii="Times New Roman" w:hAnsi="Times New Roman" w:cs="Times New Roman"/>
          <w:color w:val="222222"/>
          <w:sz w:val="36"/>
          <w:szCs w:val="24"/>
          <w:shd w:val="clear" w:color="auto" w:fill="FFFFFF"/>
        </w:rPr>
        <w:t>Improved Target Design</w:t>
      </w:r>
      <w:r w:rsidRPr="00625094">
        <w:rPr>
          <w:rFonts w:ascii="Times New Roman" w:hAnsi="Times New Roman" w:cs="Times New Roman"/>
          <w:color w:val="222222"/>
          <w:sz w:val="36"/>
          <w:szCs w:val="24"/>
          <w:shd w:val="clear" w:color="auto" w:fill="FFFFFF"/>
        </w:rPr>
        <w:t xml:space="preserve"> for X-ray Heating Studies at X-ray Free Electron Lasers</w:t>
      </w:r>
    </w:p>
    <w:p w14:paraId="06AA1438" w14:textId="77777777" w:rsidR="00625094" w:rsidRDefault="00625094" w:rsidP="0091018D">
      <w:pPr>
        <w:ind w:firstLine="360"/>
        <w:rPr>
          <w:rFonts w:ascii="Times New Roman" w:hAnsi="Times New Roman" w:cs="Times New Roman"/>
          <w:b/>
          <w:color w:val="222222"/>
          <w:sz w:val="24"/>
          <w:szCs w:val="24"/>
          <w:shd w:val="clear" w:color="auto" w:fill="FFFFFF"/>
        </w:rPr>
      </w:pPr>
    </w:p>
    <w:p w14:paraId="45D66230" w14:textId="2AAE3E07" w:rsidR="00625094" w:rsidRDefault="00625094" w:rsidP="0091018D">
      <w:pPr>
        <w:spacing w:after="0"/>
        <w:ind w:firstLine="360"/>
        <w:jc w:val="center"/>
        <w:rPr>
          <w:rFonts w:ascii="Times New Roman" w:hAnsi="Times New Roman" w:cs="Times New Roman"/>
          <w:color w:val="222222"/>
          <w:sz w:val="24"/>
          <w:szCs w:val="24"/>
          <w:shd w:val="clear" w:color="auto" w:fill="FFFFFF"/>
          <w:vertAlign w:val="superscript"/>
        </w:rPr>
      </w:pPr>
      <w:r w:rsidRPr="00625094">
        <w:rPr>
          <w:rFonts w:ascii="Times New Roman" w:hAnsi="Times New Roman" w:cs="Times New Roman"/>
          <w:color w:val="222222"/>
          <w:sz w:val="24"/>
          <w:szCs w:val="24"/>
          <w:shd w:val="clear" w:color="auto" w:fill="FFFFFF"/>
        </w:rPr>
        <w:t xml:space="preserve">Oliver </w:t>
      </w:r>
      <w:proofErr w:type="spellStart"/>
      <w:r w:rsidRPr="00625094">
        <w:rPr>
          <w:rFonts w:ascii="Times New Roman" w:hAnsi="Times New Roman" w:cs="Times New Roman"/>
          <w:color w:val="222222"/>
          <w:sz w:val="24"/>
          <w:szCs w:val="24"/>
          <w:shd w:val="clear" w:color="auto" w:fill="FFFFFF"/>
        </w:rPr>
        <w:t>Hoidn</w:t>
      </w:r>
      <w:proofErr w:type="spellEnd"/>
      <w:r w:rsidR="00EC0E4F">
        <w:rPr>
          <w:rFonts w:ascii="Times New Roman" w:hAnsi="Times New Roman" w:cs="Times New Roman"/>
          <w:color w:val="222222"/>
          <w:sz w:val="24"/>
          <w:szCs w:val="24"/>
          <w:shd w:val="clear" w:color="auto" w:fill="FFFFFF"/>
        </w:rPr>
        <w:t xml:space="preserve"> and</w:t>
      </w:r>
      <w:r w:rsidRPr="00625094">
        <w:rPr>
          <w:rFonts w:ascii="Times New Roman" w:hAnsi="Times New Roman" w:cs="Times New Roman"/>
          <w:color w:val="222222"/>
          <w:sz w:val="24"/>
          <w:szCs w:val="24"/>
          <w:shd w:val="clear" w:color="auto" w:fill="FFFFFF"/>
        </w:rPr>
        <w:t xml:space="preserve"> Gerald T. </w:t>
      </w:r>
      <w:proofErr w:type="spellStart"/>
      <w:proofErr w:type="gramStart"/>
      <w:r w:rsidRPr="00625094">
        <w:rPr>
          <w:rFonts w:ascii="Times New Roman" w:hAnsi="Times New Roman" w:cs="Times New Roman"/>
          <w:color w:val="222222"/>
          <w:sz w:val="24"/>
          <w:szCs w:val="24"/>
          <w:shd w:val="clear" w:color="auto" w:fill="FFFFFF"/>
        </w:rPr>
        <w:t>Seidler</w:t>
      </w:r>
      <w:proofErr w:type="spellEnd"/>
      <w:r>
        <w:rPr>
          <w:rFonts w:ascii="Times New Roman" w:hAnsi="Times New Roman" w:cs="Times New Roman"/>
          <w:color w:val="222222"/>
          <w:sz w:val="24"/>
          <w:szCs w:val="24"/>
          <w:shd w:val="clear" w:color="auto" w:fill="FFFFFF"/>
          <w:vertAlign w:val="superscript"/>
        </w:rPr>
        <w:t>(</w:t>
      </w:r>
      <w:proofErr w:type="gramEnd"/>
      <w:r>
        <w:rPr>
          <w:rFonts w:ascii="Times New Roman" w:hAnsi="Times New Roman" w:cs="Times New Roman"/>
          <w:color w:val="222222"/>
          <w:sz w:val="24"/>
          <w:szCs w:val="24"/>
          <w:shd w:val="clear" w:color="auto" w:fill="FFFFFF"/>
          <w:vertAlign w:val="superscript"/>
        </w:rPr>
        <w:t>*)</w:t>
      </w:r>
    </w:p>
    <w:p w14:paraId="4C81ADF8" w14:textId="77777777" w:rsidR="00625094" w:rsidRDefault="00625094" w:rsidP="0091018D">
      <w:pPr>
        <w:spacing w:after="0"/>
        <w:ind w:firstLine="360"/>
        <w:jc w:val="center"/>
        <w:rPr>
          <w:rFonts w:ascii="Times New Roman" w:hAnsi="Times New Roman" w:cs="Times New Roman"/>
          <w:color w:val="222222"/>
          <w:sz w:val="24"/>
          <w:szCs w:val="24"/>
          <w:shd w:val="clear" w:color="auto" w:fill="FFFFFF"/>
        </w:rPr>
      </w:pPr>
    </w:p>
    <w:p w14:paraId="25FBD777" w14:textId="77777777" w:rsidR="00625094" w:rsidRDefault="00625094" w:rsidP="0091018D">
      <w:pPr>
        <w:spacing w:after="0"/>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Physics Department, University of Washington, Seattle WA</w:t>
      </w:r>
    </w:p>
    <w:p w14:paraId="4985B7F0" w14:textId="77777777" w:rsidR="00625094" w:rsidRDefault="00625094" w:rsidP="0091018D">
      <w:pPr>
        <w:spacing w:after="0"/>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seidler@uw.edu</w:t>
      </w:r>
    </w:p>
    <w:p w14:paraId="29EE4582" w14:textId="77777777" w:rsidR="00625094" w:rsidRDefault="00625094" w:rsidP="0091018D">
      <w:pPr>
        <w:ind w:firstLine="360"/>
        <w:rPr>
          <w:rFonts w:ascii="Times New Roman" w:hAnsi="Times New Roman" w:cs="Times New Roman"/>
          <w:color w:val="222222"/>
          <w:sz w:val="24"/>
          <w:szCs w:val="24"/>
          <w:shd w:val="clear" w:color="auto" w:fill="FFFFFF"/>
        </w:rPr>
      </w:pPr>
    </w:p>
    <w:p w14:paraId="4847C72D" w14:textId="799D5793" w:rsidR="00902559" w:rsidRPr="00D3522C" w:rsidRDefault="00625094" w:rsidP="0091018D">
      <w:pPr>
        <w:widowControl w:val="0"/>
        <w:tabs>
          <w:tab w:val="left" w:pos="720"/>
          <w:tab w:val="left" w:pos="1440"/>
          <w:tab w:val="left" w:pos="2160"/>
          <w:tab w:val="left" w:pos="2880"/>
          <w:tab w:val="left" w:pos="3600"/>
          <w:tab w:val="left" w:pos="4320"/>
          <w:tab w:val="left" w:pos="5040"/>
          <w:tab w:val="left" w:pos="5760"/>
          <w:tab w:val="left" w:pos="6390"/>
          <w:tab w:val="left" w:pos="6480"/>
          <w:tab w:val="left" w:pos="7200"/>
          <w:tab w:val="left" w:pos="7920"/>
          <w:tab w:val="left" w:pos="8640"/>
        </w:tabs>
        <w:autoSpaceDE w:val="0"/>
        <w:autoSpaceDN w:val="0"/>
        <w:adjustRightInd w:val="0"/>
        <w:spacing w:after="0" w:line="240" w:lineRule="auto"/>
        <w:ind w:firstLine="360"/>
        <w:rPr>
          <w:rFonts w:ascii="Times New Roman" w:hAnsi="Times New Roman" w:cs="Times New Roman"/>
          <w:kern w:val="1"/>
          <w:sz w:val="24"/>
          <w:szCs w:val="24"/>
        </w:rPr>
      </w:pPr>
      <w:r>
        <w:rPr>
          <w:rFonts w:ascii="Times New Roman" w:hAnsi="Times New Roman" w:cs="Times New Roman"/>
          <w:color w:val="222222"/>
          <w:sz w:val="24"/>
          <w:szCs w:val="24"/>
          <w:shd w:val="clear" w:color="auto" w:fill="FFFFFF"/>
        </w:rPr>
        <w:t xml:space="preserve">The extremely high power densities and short durations of single pulses of x-ray free electron lasers (XFELs) </w:t>
      </w:r>
      <w:r w:rsidR="0063225B">
        <w:rPr>
          <w:rFonts w:ascii="Times New Roman" w:hAnsi="Times New Roman" w:cs="Times New Roman"/>
          <w:color w:val="222222"/>
          <w:sz w:val="24"/>
          <w:szCs w:val="24"/>
          <w:shd w:val="clear" w:color="auto" w:fill="FFFFFF"/>
        </w:rPr>
        <w:t xml:space="preserve">have </w:t>
      </w:r>
      <w:r>
        <w:rPr>
          <w:rFonts w:ascii="Times New Roman" w:hAnsi="Times New Roman" w:cs="Times New Roman"/>
          <w:color w:val="222222"/>
          <w:sz w:val="24"/>
          <w:szCs w:val="24"/>
          <w:shd w:val="clear" w:color="auto" w:fill="FFFFFF"/>
        </w:rPr>
        <w:t xml:space="preserve">opened new opportunities in atomic physics, where complex excitation-relaxation chains allow for high ionization </w:t>
      </w:r>
      <w:r w:rsidRPr="001554AE">
        <w:rPr>
          <w:rFonts w:ascii="Times New Roman" w:hAnsi="Times New Roman" w:cs="Times New Roman"/>
          <w:color w:val="222222"/>
          <w:sz w:val="24"/>
          <w:szCs w:val="24"/>
          <w:shd w:val="clear" w:color="auto" w:fill="FFFFFF"/>
        </w:rPr>
        <w:t xml:space="preserve">states in atomic and molecular systems, and in dense plasma physics, where XFEL heating of solid-density targets </w:t>
      </w:r>
      <w:r w:rsidR="009909A2" w:rsidRPr="001554AE">
        <w:rPr>
          <w:rFonts w:ascii="Times New Roman" w:hAnsi="Times New Roman" w:cs="Times New Roman"/>
          <w:color w:val="222222"/>
          <w:sz w:val="24"/>
          <w:szCs w:val="24"/>
          <w:shd w:val="clear" w:color="auto" w:fill="FFFFFF"/>
        </w:rPr>
        <w:t>can create</w:t>
      </w:r>
      <w:r w:rsidRPr="001554AE">
        <w:rPr>
          <w:rFonts w:ascii="Times New Roman" w:hAnsi="Times New Roman" w:cs="Times New Roman"/>
          <w:color w:val="222222"/>
          <w:sz w:val="24"/>
          <w:szCs w:val="24"/>
          <w:shd w:val="clear" w:color="auto" w:fill="FFFFFF"/>
        </w:rPr>
        <w:t xml:space="preserve"> unique </w:t>
      </w:r>
      <w:r w:rsidR="009909A2" w:rsidRPr="001554AE">
        <w:rPr>
          <w:rFonts w:ascii="Times New Roman" w:hAnsi="Times New Roman" w:cs="Times New Roman"/>
          <w:color w:val="222222"/>
          <w:sz w:val="24"/>
          <w:szCs w:val="24"/>
          <w:shd w:val="clear" w:color="auto" w:fill="FFFFFF"/>
        </w:rPr>
        <w:t xml:space="preserve">dense </w:t>
      </w:r>
      <w:r w:rsidRPr="001554AE">
        <w:rPr>
          <w:rFonts w:ascii="Times New Roman" w:hAnsi="Times New Roman" w:cs="Times New Roman"/>
          <w:color w:val="222222"/>
          <w:sz w:val="24"/>
          <w:szCs w:val="24"/>
          <w:shd w:val="clear" w:color="auto" w:fill="FFFFFF"/>
        </w:rPr>
        <w:t>states of matter having tempera</w:t>
      </w:r>
      <w:r w:rsidR="009909A2" w:rsidRPr="001554AE">
        <w:rPr>
          <w:rFonts w:ascii="Times New Roman" w:hAnsi="Times New Roman" w:cs="Times New Roman"/>
          <w:color w:val="222222"/>
          <w:sz w:val="24"/>
          <w:szCs w:val="24"/>
          <w:shd w:val="clear" w:color="auto" w:fill="FFFFFF"/>
        </w:rPr>
        <w:t>tures o</w:t>
      </w:r>
      <w:r w:rsidR="00B644CD">
        <w:rPr>
          <w:rFonts w:ascii="Times New Roman" w:hAnsi="Times New Roman" w:cs="Times New Roman"/>
          <w:color w:val="222222"/>
          <w:sz w:val="24"/>
          <w:szCs w:val="24"/>
          <w:shd w:val="clear" w:color="auto" w:fill="FFFFFF"/>
        </w:rPr>
        <w:t>n the</w:t>
      </w:r>
      <w:r w:rsidR="009909A2" w:rsidRPr="001554AE">
        <w:rPr>
          <w:rFonts w:ascii="Times New Roman" w:hAnsi="Times New Roman" w:cs="Times New Roman"/>
          <w:color w:val="222222"/>
          <w:sz w:val="24"/>
          <w:szCs w:val="24"/>
          <w:shd w:val="clear" w:color="auto" w:fill="FFFFFF"/>
        </w:rPr>
        <w:t xml:space="preserve"> order </w:t>
      </w:r>
      <w:r w:rsidR="00B644CD">
        <w:rPr>
          <w:rFonts w:ascii="Times New Roman" w:hAnsi="Times New Roman" w:cs="Times New Roman"/>
          <w:color w:val="222222"/>
          <w:sz w:val="24"/>
          <w:szCs w:val="24"/>
          <w:shd w:val="clear" w:color="auto" w:fill="FFFFFF"/>
        </w:rPr>
        <w:t xml:space="preserve">of </w:t>
      </w:r>
      <w:r w:rsidR="009909A2" w:rsidRPr="001554AE">
        <w:rPr>
          <w:rFonts w:ascii="Times New Roman" w:hAnsi="Times New Roman" w:cs="Times New Roman"/>
          <w:color w:val="222222"/>
          <w:sz w:val="24"/>
          <w:szCs w:val="24"/>
          <w:shd w:val="clear" w:color="auto" w:fill="FFFFFF"/>
        </w:rPr>
        <w:t>the Fermi energy</w:t>
      </w:r>
      <w:r w:rsidRPr="001554AE">
        <w:rPr>
          <w:rFonts w:ascii="Times New Roman" w:hAnsi="Times New Roman" w:cs="Times New Roman"/>
          <w:color w:val="222222"/>
          <w:sz w:val="24"/>
          <w:szCs w:val="24"/>
          <w:shd w:val="clear" w:color="auto" w:fill="FFFFFF"/>
        </w:rPr>
        <w:t>.  We focus here on the latter phenomena, with special emphasis on the problem of optimum target design to achieve high x-ray heating into the</w:t>
      </w:r>
      <w:del w:id="0" w:author="Evan Jahrman" w:date="2017-04-12T11:21:00Z">
        <w:r w:rsidRPr="001554AE" w:rsidDel="00976196">
          <w:rPr>
            <w:rFonts w:ascii="Times New Roman" w:hAnsi="Times New Roman" w:cs="Times New Roman"/>
            <w:color w:val="222222"/>
            <w:sz w:val="24"/>
            <w:szCs w:val="24"/>
            <w:shd w:val="clear" w:color="auto" w:fill="FFFFFF"/>
          </w:rPr>
          <w:delText xml:space="preserve"> so-called</w:delText>
        </w:r>
      </w:del>
      <w:r w:rsidRPr="001554AE">
        <w:rPr>
          <w:rFonts w:ascii="Times New Roman" w:hAnsi="Times New Roman" w:cs="Times New Roman"/>
          <w:color w:val="222222"/>
          <w:sz w:val="24"/>
          <w:szCs w:val="24"/>
          <w:shd w:val="clear" w:color="auto" w:fill="FFFFFF"/>
        </w:rPr>
        <w:t xml:space="preserve"> warm dense matter (WDM) state.  </w:t>
      </w:r>
      <w:r w:rsidR="00EC0E4F" w:rsidRPr="001554AE">
        <w:rPr>
          <w:rFonts w:ascii="Times New Roman" w:hAnsi="Times New Roman" w:cs="Times New Roman"/>
          <w:color w:val="222222"/>
          <w:sz w:val="24"/>
          <w:szCs w:val="24"/>
          <w:shd w:val="clear" w:color="auto" w:fill="FFFFFF"/>
        </w:rPr>
        <w:t xml:space="preserve">We report </w:t>
      </w:r>
      <w:r w:rsidR="00DB17B0" w:rsidRPr="001554AE">
        <w:rPr>
          <w:rFonts w:ascii="Times New Roman" w:hAnsi="Times New Roman" w:cs="Times New Roman"/>
          <w:color w:val="222222"/>
          <w:sz w:val="24"/>
          <w:szCs w:val="24"/>
          <w:shd w:val="clear" w:color="auto" w:fill="FFFFFF"/>
        </w:rPr>
        <w:t xml:space="preserve">fully three-dimensional simulations of the incident x-ray </w:t>
      </w:r>
      <w:r w:rsidR="00C27EBE" w:rsidRPr="001554AE">
        <w:rPr>
          <w:rFonts w:ascii="Times New Roman" w:hAnsi="Times New Roman" w:cs="Times New Roman"/>
          <w:color w:val="222222"/>
          <w:sz w:val="24"/>
          <w:szCs w:val="24"/>
          <w:shd w:val="clear" w:color="auto" w:fill="FFFFFF"/>
        </w:rPr>
        <w:t xml:space="preserve">pulse and the resulting </w:t>
      </w:r>
      <w:proofErr w:type="spellStart"/>
      <w:r w:rsidR="00C27EBE" w:rsidRPr="001554AE">
        <w:rPr>
          <w:rFonts w:ascii="Times New Roman" w:hAnsi="Times New Roman" w:cs="Times New Roman"/>
          <w:color w:val="222222"/>
          <w:sz w:val="24"/>
          <w:szCs w:val="24"/>
          <w:shd w:val="clear" w:color="auto" w:fill="FFFFFF"/>
        </w:rPr>
        <w:t>mult</w:t>
      </w:r>
      <w:r w:rsidR="00DB17B0" w:rsidRPr="001554AE">
        <w:rPr>
          <w:rFonts w:ascii="Times New Roman" w:hAnsi="Times New Roman" w:cs="Times New Roman"/>
          <w:color w:val="222222"/>
          <w:sz w:val="24"/>
          <w:szCs w:val="24"/>
          <w:shd w:val="clear" w:color="auto" w:fill="FFFFFF"/>
        </w:rPr>
        <w:t>ielectron</w:t>
      </w:r>
      <w:proofErr w:type="spellEnd"/>
      <w:r w:rsidR="00DB17B0" w:rsidRPr="001554AE">
        <w:rPr>
          <w:rFonts w:ascii="Times New Roman" w:hAnsi="Times New Roman" w:cs="Times New Roman"/>
          <w:color w:val="222222"/>
          <w:sz w:val="24"/>
          <w:szCs w:val="24"/>
          <w:shd w:val="clear" w:color="auto" w:fill="FFFFFF"/>
        </w:rPr>
        <w:t xml:space="preserve"> relaxation cascade to model the spatial energy density deposition in multicomponent targets</w:t>
      </w:r>
      <w:r w:rsidR="00FB0FCD" w:rsidRPr="001554AE">
        <w:rPr>
          <w:rFonts w:ascii="Times New Roman" w:hAnsi="Times New Roman" w:cs="Times New Roman"/>
          <w:color w:val="222222"/>
          <w:sz w:val="24"/>
          <w:szCs w:val="24"/>
          <w:shd w:val="clear" w:color="auto" w:fill="FFFFFF"/>
        </w:rPr>
        <w:t>, with particular focus on</w:t>
      </w:r>
      <w:r w:rsidR="00EC0E4F" w:rsidRPr="001554AE">
        <w:rPr>
          <w:rFonts w:ascii="Times New Roman" w:hAnsi="Times New Roman" w:cs="Times New Roman"/>
          <w:color w:val="222222"/>
          <w:sz w:val="24"/>
          <w:szCs w:val="24"/>
          <w:shd w:val="clear" w:color="auto" w:fill="FFFFFF"/>
        </w:rPr>
        <w:t xml:space="preserve"> the</w:t>
      </w:r>
      <w:r w:rsidR="00DB17B0" w:rsidRPr="001554AE">
        <w:rPr>
          <w:rFonts w:ascii="Times New Roman" w:hAnsi="Times New Roman" w:cs="Times New Roman"/>
          <w:color w:val="222222"/>
          <w:sz w:val="24"/>
          <w:szCs w:val="24"/>
          <w:shd w:val="clear" w:color="auto" w:fill="FFFFFF"/>
        </w:rPr>
        <w:t xml:space="preserve"> effects of nonlocal heat transport due to the motion of high energy photoelectrons and Auger electrons.  </w:t>
      </w:r>
      <w:r w:rsidR="00EC0E4F" w:rsidRPr="001554AE">
        <w:rPr>
          <w:rFonts w:ascii="Times New Roman" w:hAnsi="Times New Roman" w:cs="Times New Roman"/>
          <w:color w:val="222222"/>
          <w:sz w:val="24"/>
          <w:szCs w:val="24"/>
          <w:shd w:val="clear" w:color="auto" w:fill="FFFFFF"/>
        </w:rPr>
        <w:t xml:space="preserve">We find that nanoscale </w:t>
      </w:r>
      <w:r w:rsidR="00FB0FCD" w:rsidRPr="001554AE">
        <w:rPr>
          <w:rFonts w:ascii="Times New Roman" w:hAnsi="Times New Roman" w:cs="Times New Roman"/>
          <w:color w:val="222222"/>
          <w:sz w:val="24"/>
          <w:szCs w:val="24"/>
          <w:shd w:val="clear" w:color="auto" w:fill="FFFFFF"/>
        </w:rPr>
        <w:t xml:space="preserve">high-Z/low-Z </w:t>
      </w:r>
      <w:r w:rsidR="00EC0E4F" w:rsidRPr="001554AE">
        <w:rPr>
          <w:rFonts w:ascii="Times New Roman" w:hAnsi="Times New Roman" w:cs="Times New Roman"/>
          <w:color w:val="222222"/>
          <w:sz w:val="24"/>
          <w:szCs w:val="24"/>
          <w:shd w:val="clear" w:color="auto" w:fill="FFFFFF"/>
        </w:rPr>
        <w:t xml:space="preserve">multicomponent targets can give much improved energy density deposition in </w:t>
      </w:r>
      <w:del w:id="1" w:author="Oliver R. Hoidn" w:date="2017-04-13T12:24:00Z">
        <w:r w:rsidR="00EC0E4F" w:rsidRPr="001554AE" w:rsidDel="00C50FFA">
          <w:rPr>
            <w:rFonts w:ascii="Times New Roman" w:hAnsi="Times New Roman" w:cs="Times New Roman"/>
            <w:color w:val="222222"/>
            <w:sz w:val="24"/>
            <w:szCs w:val="24"/>
            <w:shd w:val="clear" w:color="auto" w:fill="FFFFFF"/>
          </w:rPr>
          <w:delText xml:space="preserve">the </w:delText>
        </w:r>
      </w:del>
      <w:r w:rsidR="00EC0E4F" w:rsidRPr="001554AE">
        <w:rPr>
          <w:rFonts w:ascii="Times New Roman" w:hAnsi="Times New Roman" w:cs="Times New Roman"/>
          <w:color w:val="222222"/>
          <w:sz w:val="24"/>
          <w:szCs w:val="24"/>
          <w:shd w:val="clear" w:color="auto" w:fill="FFFFFF"/>
        </w:rPr>
        <w:t>lower-Z material</w:t>
      </w:r>
      <w:ins w:id="2" w:author="Oliver R. Hoidn" w:date="2017-04-13T12:24:00Z">
        <w:r w:rsidR="00C50FFA">
          <w:rPr>
            <w:rFonts w:ascii="Times New Roman" w:hAnsi="Times New Roman" w:cs="Times New Roman"/>
            <w:color w:val="222222"/>
            <w:sz w:val="24"/>
            <w:szCs w:val="24"/>
            <w:shd w:val="clear" w:color="auto" w:fill="FFFFFF"/>
          </w:rPr>
          <w:t xml:space="preserve">s, with enhancements </w:t>
        </w:r>
      </w:ins>
      <w:ins w:id="3" w:author="Oliver R. Hoidn" w:date="2017-04-13T12:25:00Z">
        <w:r w:rsidR="00C50FFA">
          <w:rPr>
            <w:rFonts w:ascii="Times New Roman" w:hAnsi="Times New Roman" w:cs="Times New Roman"/>
            <w:color w:val="222222"/>
            <w:sz w:val="24"/>
            <w:szCs w:val="24"/>
            <w:shd w:val="clear" w:color="auto" w:fill="FFFFFF"/>
          </w:rPr>
          <w:t>reaching</w:t>
        </w:r>
      </w:ins>
      <w:ins w:id="4" w:author="Oliver R. Hoidn" w:date="2017-04-13T12:24:00Z">
        <w:r w:rsidR="00C50FFA">
          <w:rPr>
            <w:rFonts w:ascii="Times New Roman" w:hAnsi="Times New Roman" w:cs="Times New Roman"/>
            <w:color w:val="222222"/>
            <w:sz w:val="24"/>
            <w:szCs w:val="24"/>
            <w:shd w:val="clear" w:color="auto" w:fill="FFFFFF"/>
          </w:rPr>
          <w:t xml:space="preserve"> a factor of 100</w:t>
        </w:r>
      </w:ins>
      <w:r w:rsidR="00C27EBE" w:rsidRPr="001554AE">
        <w:rPr>
          <w:rFonts w:ascii="Times New Roman" w:hAnsi="Times New Roman" w:cs="Times New Roman"/>
          <w:color w:val="222222"/>
          <w:sz w:val="24"/>
          <w:szCs w:val="24"/>
          <w:shd w:val="clear" w:color="auto" w:fill="FFFFFF"/>
        </w:rPr>
        <w:t xml:space="preserve">.  This has </w:t>
      </w:r>
      <w:r w:rsidR="00F401B2" w:rsidRPr="001554AE">
        <w:rPr>
          <w:rFonts w:ascii="Times New Roman" w:hAnsi="Times New Roman" w:cs="Times New Roman"/>
          <w:color w:val="222222"/>
          <w:sz w:val="24"/>
          <w:szCs w:val="24"/>
          <w:shd w:val="clear" w:color="auto" w:fill="FFFFFF"/>
        </w:rPr>
        <w:t xml:space="preserve">three </w:t>
      </w:r>
      <w:r w:rsidR="00C27EBE" w:rsidRPr="001554AE">
        <w:rPr>
          <w:rFonts w:ascii="Times New Roman" w:hAnsi="Times New Roman" w:cs="Times New Roman"/>
          <w:color w:val="222222"/>
          <w:sz w:val="24"/>
          <w:szCs w:val="24"/>
          <w:shd w:val="clear" w:color="auto" w:fill="FFFFFF"/>
        </w:rPr>
        <w:t>important benefits.  First</w:t>
      </w:r>
      <w:r w:rsidR="00EC0E4F" w:rsidRPr="001554AE">
        <w:rPr>
          <w:rFonts w:ascii="Times New Roman" w:hAnsi="Times New Roman" w:cs="Times New Roman"/>
          <w:color w:val="222222"/>
          <w:sz w:val="24"/>
          <w:szCs w:val="24"/>
          <w:shd w:val="clear" w:color="auto" w:fill="FFFFFF"/>
        </w:rPr>
        <w:t xml:space="preserve">, </w:t>
      </w:r>
      <w:r w:rsidR="00C27EBE" w:rsidRPr="001554AE">
        <w:rPr>
          <w:rFonts w:ascii="Times New Roman" w:hAnsi="Times New Roman" w:cs="Times New Roman"/>
          <w:color w:val="222222"/>
          <w:sz w:val="24"/>
          <w:szCs w:val="24"/>
          <w:shd w:val="clear" w:color="auto" w:fill="FFFFFF"/>
        </w:rPr>
        <w:t xml:space="preserve">it </w:t>
      </w:r>
      <w:r w:rsidR="00EC0E4F" w:rsidRPr="001554AE">
        <w:rPr>
          <w:rFonts w:ascii="Times New Roman" w:hAnsi="Times New Roman" w:cs="Times New Roman"/>
          <w:color w:val="222222"/>
          <w:sz w:val="24"/>
          <w:szCs w:val="24"/>
          <w:shd w:val="clear" w:color="auto" w:fill="FFFFFF"/>
        </w:rPr>
        <w:t>greatly enlar</w:t>
      </w:r>
      <w:r w:rsidR="002F77D9" w:rsidRPr="001554AE">
        <w:rPr>
          <w:rFonts w:ascii="Times New Roman" w:hAnsi="Times New Roman" w:cs="Times New Roman"/>
          <w:color w:val="222222"/>
          <w:sz w:val="24"/>
          <w:szCs w:val="24"/>
          <w:shd w:val="clear" w:color="auto" w:fill="FFFFFF"/>
        </w:rPr>
        <w:t>ges</w:t>
      </w:r>
      <w:r w:rsidR="00EC0E4F" w:rsidRPr="001554AE">
        <w:rPr>
          <w:rFonts w:ascii="Times New Roman" w:hAnsi="Times New Roman" w:cs="Times New Roman"/>
          <w:color w:val="222222"/>
          <w:sz w:val="24"/>
          <w:szCs w:val="24"/>
          <w:shd w:val="clear" w:color="auto" w:fill="FFFFFF"/>
        </w:rPr>
        <w:t xml:space="preserve"> the thermodynamic parameter space in XFEL x-ray heating studies</w:t>
      </w:r>
      <w:r w:rsidR="00C27EBE" w:rsidRPr="001554AE">
        <w:rPr>
          <w:rFonts w:ascii="Times New Roman" w:hAnsi="Times New Roman" w:cs="Times New Roman"/>
          <w:color w:val="222222"/>
          <w:sz w:val="24"/>
          <w:szCs w:val="24"/>
          <w:shd w:val="clear" w:color="auto" w:fill="FFFFFF"/>
        </w:rPr>
        <w:t xml:space="preserve"> of lower-Z materials.  Second, </w:t>
      </w:r>
      <w:r w:rsidR="002F77D9" w:rsidRPr="001554AE">
        <w:rPr>
          <w:rFonts w:ascii="Times New Roman" w:hAnsi="Times New Roman" w:cs="Times New Roman"/>
          <w:color w:val="222222"/>
          <w:sz w:val="24"/>
          <w:szCs w:val="24"/>
          <w:shd w:val="clear" w:color="auto" w:fill="FFFFFF"/>
        </w:rPr>
        <w:t>it allows the use of higher probe photon energies</w:t>
      </w:r>
      <w:r w:rsidR="00FB0FCD" w:rsidRPr="001554AE">
        <w:rPr>
          <w:rFonts w:ascii="Times New Roman" w:hAnsi="Times New Roman" w:cs="Times New Roman"/>
          <w:color w:val="222222"/>
          <w:sz w:val="24"/>
          <w:szCs w:val="24"/>
          <w:shd w:val="clear" w:color="auto" w:fill="FFFFFF"/>
        </w:rPr>
        <w:t xml:space="preserve">, enabling higher-information content </w:t>
      </w:r>
      <w:r w:rsidR="002F77D9" w:rsidRPr="001554AE">
        <w:rPr>
          <w:rFonts w:ascii="Times New Roman" w:hAnsi="Times New Roman" w:cs="Times New Roman"/>
          <w:color w:val="222222"/>
          <w:sz w:val="24"/>
          <w:szCs w:val="24"/>
          <w:shd w:val="clear" w:color="auto" w:fill="FFFFFF"/>
        </w:rPr>
        <w:t>X-ray diffraction (XRD) measurements</w:t>
      </w:r>
      <w:r w:rsidR="00F401B2" w:rsidRPr="001554AE">
        <w:rPr>
          <w:rFonts w:ascii="Times New Roman" w:hAnsi="Times New Roman" w:cs="Times New Roman"/>
          <w:color w:val="222222"/>
          <w:sz w:val="24"/>
          <w:szCs w:val="24"/>
          <w:shd w:val="clear" w:color="auto" w:fill="FFFFFF"/>
        </w:rPr>
        <w:t xml:space="preserve"> such as in two-color XFEL operations.  Third, </w:t>
      </w:r>
      <w:r w:rsidR="000C7389" w:rsidRPr="001554AE">
        <w:rPr>
          <w:rFonts w:ascii="Times New Roman" w:hAnsi="Times New Roman" w:cs="Times New Roman"/>
          <w:color w:val="222222"/>
          <w:sz w:val="24"/>
          <w:szCs w:val="24"/>
          <w:shd w:val="clear" w:color="auto" w:fill="FFFFFF"/>
        </w:rPr>
        <w:t xml:space="preserve">while this </w:t>
      </w:r>
      <w:r w:rsidR="00DA5C40" w:rsidRPr="001554AE">
        <w:rPr>
          <w:rFonts w:ascii="Times New Roman" w:hAnsi="Times New Roman" w:cs="Times New Roman"/>
          <w:color w:val="222222"/>
          <w:sz w:val="24"/>
          <w:szCs w:val="24"/>
          <w:shd w:val="clear" w:color="auto" w:fill="FFFFFF"/>
        </w:rPr>
        <w:t>is merely one step toward</w:t>
      </w:r>
      <w:r w:rsidR="000C7389" w:rsidRPr="001554AE">
        <w:rPr>
          <w:rFonts w:ascii="Times New Roman" w:hAnsi="Times New Roman" w:cs="Times New Roman"/>
          <w:color w:val="222222"/>
          <w:sz w:val="24"/>
          <w:szCs w:val="24"/>
          <w:shd w:val="clear" w:color="auto" w:fill="FFFFFF"/>
        </w:rPr>
        <w:t xml:space="preserve"> optimization of x-ray heating target design, the demonstration of the importance of nonlocal heat transport establishe</w:t>
      </w:r>
      <w:r w:rsidR="00DA5C40" w:rsidRPr="001554AE">
        <w:rPr>
          <w:rFonts w:ascii="Times New Roman" w:hAnsi="Times New Roman" w:cs="Times New Roman"/>
          <w:color w:val="222222"/>
          <w:sz w:val="24"/>
          <w:szCs w:val="24"/>
          <w:shd w:val="clear" w:color="auto" w:fill="FFFFFF"/>
        </w:rPr>
        <w:t>s</w:t>
      </w:r>
      <w:del w:id="5" w:author="Oliver R. Hoidn" w:date="2017-04-13T12:25:00Z">
        <w:r w:rsidR="000C7389" w:rsidRPr="001554AE" w:rsidDel="00C50FFA">
          <w:rPr>
            <w:rFonts w:ascii="Times New Roman" w:hAnsi="Times New Roman" w:cs="Times New Roman"/>
            <w:color w:val="222222"/>
            <w:sz w:val="24"/>
            <w:szCs w:val="24"/>
            <w:shd w:val="clear" w:color="auto" w:fill="FFFFFF"/>
          </w:rPr>
          <w:delText xml:space="preserve"> an</w:delText>
        </w:r>
      </w:del>
      <w:r w:rsidR="000C7389" w:rsidRPr="001554AE">
        <w:rPr>
          <w:rFonts w:ascii="Times New Roman" w:hAnsi="Times New Roman" w:cs="Times New Roman"/>
          <w:color w:val="222222"/>
          <w:sz w:val="24"/>
          <w:szCs w:val="24"/>
          <w:shd w:val="clear" w:color="auto" w:fill="FFFFFF"/>
        </w:rPr>
        <w:t xml:space="preserve"> important </w:t>
      </w:r>
      <w:del w:id="6" w:author="Oliver R. Hoidn" w:date="2017-04-13T12:25:00Z">
        <w:r w:rsidR="000C7389" w:rsidRPr="001554AE" w:rsidDel="00C50FFA">
          <w:rPr>
            <w:rFonts w:ascii="Times New Roman" w:hAnsi="Times New Roman" w:cs="Times New Roman"/>
            <w:color w:val="222222"/>
            <w:sz w:val="24"/>
            <w:szCs w:val="24"/>
            <w:shd w:val="clear" w:color="auto" w:fill="FFFFFF"/>
          </w:rPr>
          <w:delText xml:space="preserve">touchstone </w:delText>
        </w:r>
      </w:del>
      <w:ins w:id="7" w:author="Oliver R. Hoidn" w:date="2017-04-13T12:25:00Z">
        <w:r w:rsidR="00C50FFA">
          <w:rPr>
            <w:rFonts w:ascii="Times New Roman" w:hAnsi="Times New Roman" w:cs="Times New Roman"/>
            <w:color w:val="222222"/>
            <w:sz w:val="24"/>
            <w:szCs w:val="24"/>
            <w:shd w:val="clear" w:color="auto" w:fill="FFFFFF"/>
          </w:rPr>
          <w:t>common ground</w:t>
        </w:r>
        <w:r w:rsidR="00C50FFA" w:rsidRPr="001554AE">
          <w:rPr>
            <w:rFonts w:ascii="Times New Roman" w:hAnsi="Times New Roman" w:cs="Times New Roman"/>
            <w:color w:val="222222"/>
            <w:sz w:val="24"/>
            <w:szCs w:val="24"/>
            <w:shd w:val="clear" w:color="auto" w:fill="FFFFFF"/>
          </w:rPr>
          <w:t xml:space="preserve"> </w:t>
        </w:r>
      </w:ins>
      <w:r w:rsidR="000C7389" w:rsidRPr="001554AE">
        <w:rPr>
          <w:rFonts w:ascii="Times New Roman" w:hAnsi="Times New Roman" w:cs="Times New Roman"/>
          <w:color w:val="222222"/>
          <w:sz w:val="24"/>
          <w:szCs w:val="24"/>
          <w:shd w:val="clear" w:color="auto" w:fill="FFFFFF"/>
        </w:rPr>
        <w:t xml:space="preserve">between </w:t>
      </w:r>
      <w:r w:rsidR="00DA5C40" w:rsidRPr="001554AE">
        <w:rPr>
          <w:rFonts w:ascii="Times New Roman" w:hAnsi="Times New Roman" w:cs="Times New Roman"/>
          <w:color w:val="222222"/>
          <w:sz w:val="24"/>
          <w:szCs w:val="24"/>
          <w:shd w:val="clear" w:color="auto" w:fill="FFFFFF"/>
        </w:rPr>
        <w:t>XFE</w:t>
      </w:r>
      <w:r w:rsidR="007862BE" w:rsidRPr="001554AE">
        <w:rPr>
          <w:rFonts w:ascii="Times New Roman" w:hAnsi="Times New Roman" w:cs="Times New Roman"/>
          <w:color w:val="222222"/>
          <w:sz w:val="24"/>
          <w:szCs w:val="24"/>
          <w:shd w:val="clear" w:color="auto" w:fill="FFFFFF"/>
        </w:rPr>
        <w:t>L</w:t>
      </w:r>
      <w:r w:rsidR="00DA5C40" w:rsidRPr="001554AE">
        <w:rPr>
          <w:rFonts w:ascii="Times New Roman" w:hAnsi="Times New Roman" w:cs="Times New Roman"/>
          <w:color w:val="222222"/>
          <w:sz w:val="24"/>
          <w:szCs w:val="24"/>
          <w:shd w:val="clear" w:color="auto" w:fill="FFFFFF"/>
        </w:rPr>
        <w:t xml:space="preserve">-based </w:t>
      </w:r>
      <w:r w:rsidR="000C7389" w:rsidRPr="001554AE">
        <w:rPr>
          <w:rFonts w:ascii="Times New Roman" w:hAnsi="Times New Roman" w:cs="Times New Roman"/>
          <w:color w:val="222222"/>
          <w:sz w:val="24"/>
          <w:szCs w:val="24"/>
          <w:shd w:val="clear" w:color="auto" w:fill="FFFFFF"/>
        </w:rPr>
        <w:t xml:space="preserve">x-ray heating </w:t>
      </w:r>
      <w:r w:rsidR="00DA5C40" w:rsidRPr="001554AE">
        <w:rPr>
          <w:rFonts w:ascii="Times New Roman" w:hAnsi="Times New Roman" w:cs="Times New Roman"/>
          <w:color w:val="222222"/>
          <w:sz w:val="24"/>
          <w:szCs w:val="24"/>
          <w:shd w:val="clear" w:color="auto" w:fill="FFFFFF"/>
        </w:rPr>
        <w:t xml:space="preserve">studies </w:t>
      </w:r>
      <w:r w:rsidR="000C7389" w:rsidRPr="001554AE">
        <w:rPr>
          <w:rFonts w:ascii="Times New Roman" w:hAnsi="Times New Roman" w:cs="Times New Roman"/>
          <w:color w:val="222222"/>
          <w:sz w:val="24"/>
          <w:szCs w:val="24"/>
          <w:shd w:val="clear" w:color="auto" w:fill="FFFFFF"/>
        </w:rPr>
        <w:t xml:space="preserve">and </w:t>
      </w:r>
      <w:r w:rsidR="00DA5C40" w:rsidRPr="001554AE">
        <w:rPr>
          <w:rFonts w:ascii="Times New Roman" w:hAnsi="Times New Roman" w:cs="Times New Roman"/>
          <w:color w:val="222222"/>
          <w:sz w:val="24"/>
          <w:szCs w:val="24"/>
          <w:shd w:val="clear" w:color="auto" w:fill="FFFFFF"/>
        </w:rPr>
        <w:t xml:space="preserve">more </w:t>
      </w:r>
      <w:r w:rsidR="000C7389" w:rsidRPr="001554AE">
        <w:rPr>
          <w:rFonts w:ascii="Times New Roman" w:hAnsi="Times New Roman" w:cs="Times New Roman"/>
          <w:color w:val="222222"/>
          <w:sz w:val="24"/>
          <w:szCs w:val="24"/>
          <w:shd w:val="clear" w:color="auto" w:fill="FFFFFF"/>
        </w:rPr>
        <w:t>traditional laser plasma methods.</w:t>
      </w:r>
      <w:r w:rsidR="00EC0E4F">
        <w:rPr>
          <w:rFonts w:ascii="Times New Roman" w:hAnsi="Times New Roman" w:cs="Times New Roman"/>
          <w:color w:val="222222"/>
          <w:sz w:val="24"/>
          <w:szCs w:val="24"/>
          <w:shd w:val="clear" w:color="auto" w:fill="FFFFFF"/>
        </w:rPr>
        <w:t xml:space="preserve">  </w:t>
      </w:r>
    </w:p>
    <w:p w14:paraId="34ED6578" w14:textId="7EB66D56" w:rsidR="00625094" w:rsidRDefault="00625094" w:rsidP="0091018D">
      <w:pPr>
        <w:ind w:firstLine="360"/>
        <w:rPr>
          <w:rFonts w:ascii="Times New Roman" w:hAnsi="Times New Roman" w:cs="Times New Roman"/>
          <w:color w:val="222222"/>
          <w:sz w:val="24"/>
          <w:szCs w:val="24"/>
          <w:shd w:val="clear" w:color="auto" w:fill="FFFFFF"/>
        </w:rPr>
      </w:pPr>
    </w:p>
    <w:p w14:paraId="719C723A" w14:textId="77777777" w:rsidR="00EC0E4F" w:rsidRDefault="00EC0E4F" w:rsidP="0091018D">
      <w:pPr>
        <w:ind w:firstLine="360"/>
        <w:rPr>
          <w:rFonts w:ascii="Times New Roman" w:hAnsi="Times New Roman" w:cs="Times New Roman"/>
          <w:color w:val="222222"/>
          <w:sz w:val="24"/>
          <w:szCs w:val="24"/>
          <w:shd w:val="clear" w:color="auto" w:fill="FFFFFF"/>
        </w:rPr>
      </w:pPr>
    </w:p>
    <w:p w14:paraId="19D717AE" w14:textId="77777777" w:rsidR="00EC0E4F" w:rsidRDefault="00EC0E4F" w:rsidP="0091018D">
      <w:pPr>
        <w:ind w:firstLine="360"/>
        <w:rPr>
          <w:rFonts w:ascii="Times New Roman" w:hAnsi="Times New Roman" w:cs="Times New Roman"/>
          <w:color w:val="222222"/>
          <w:sz w:val="24"/>
          <w:szCs w:val="24"/>
          <w:shd w:val="clear" w:color="auto" w:fill="FFFFFF"/>
        </w:rPr>
      </w:pPr>
    </w:p>
    <w:p w14:paraId="6BB42462" w14:textId="77777777" w:rsidR="00EC0E4F" w:rsidRDefault="00EC0E4F" w:rsidP="0091018D">
      <w:pPr>
        <w:ind w:firstLine="360"/>
        <w:rPr>
          <w:rFonts w:ascii="Times New Roman" w:hAnsi="Times New Roman" w:cs="Times New Roman"/>
          <w:color w:val="222222"/>
          <w:sz w:val="24"/>
          <w:szCs w:val="24"/>
          <w:shd w:val="clear" w:color="auto" w:fill="FFFFFF"/>
        </w:rPr>
      </w:pPr>
    </w:p>
    <w:p w14:paraId="78E4A9F3" w14:textId="77777777" w:rsidR="00EC0E4F" w:rsidRDefault="00EC0E4F" w:rsidP="0091018D">
      <w:pPr>
        <w:ind w:firstLine="360"/>
        <w:rPr>
          <w:rFonts w:ascii="Times New Roman" w:hAnsi="Times New Roman" w:cs="Times New Roman"/>
          <w:color w:val="222222"/>
          <w:sz w:val="24"/>
          <w:szCs w:val="24"/>
          <w:shd w:val="clear" w:color="auto" w:fill="FFFFFF"/>
        </w:rPr>
      </w:pPr>
    </w:p>
    <w:p w14:paraId="7758D41F" w14:textId="1397E438" w:rsidR="00EC0E4F" w:rsidRDefault="00DF5474" w:rsidP="0091018D">
      <w:pPr>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Draft: 4/9/2017</w:t>
      </w:r>
    </w:p>
    <w:p w14:paraId="125A6CE3" w14:textId="32DAEBE1" w:rsidR="00625094" w:rsidRDefault="00EC0E4F" w:rsidP="000C7389">
      <w:pPr>
        <w:ind w:firstLine="360"/>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Submitted  xx</w:t>
      </w:r>
      <w:proofErr w:type="gramEnd"/>
      <w:r>
        <w:rPr>
          <w:rFonts w:ascii="Times New Roman" w:hAnsi="Times New Roman" w:cs="Times New Roman"/>
          <w:color w:val="222222"/>
          <w:sz w:val="24"/>
          <w:szCs w:val="24"/>
          <w:shd w:val="clear" w:color="auto" w:fill="FFFFFF"/>
        </w:rPr>
        <w:t xml:space="preserve">/xx/xx   Physical Review </w:t>
      </w:r>
      <w:r w:rsidR="00DF5474">
        <w:rPr>
          <w:rFonts w:ascii="Times New Roman" w:hAnsi="Times New Roman" w:cs="Times New Roman"/>
          <w:color w:val="222222"/>
          <w:sz w:val="24"/>
          <w:szCs w:val="24"/>
          <w:shd w:val="clear" w:color="auto" w:fill="FFFFFF"/>
        </w:rPr>
        <w:t>B</w:t>
      </w:r>
    </w:p>
    <w:p w14:paraId="0ADD94A7" w14:textId="77777777" w:rsidR="00EC0E4F" w:rsidRPr="00625094" w:rsidRDefault="00EC0E4F" w:rsidP="0091018D">
      <w:pPr>
        <w:ind w:firstLine="360"/>
        <w:rPr>
          <w:rFonts w:ascii="Times New Roman" w:hAnsi="Times New Roman" w:cs="Times New Roman"/>
          <w:color w:val="222222"/>
          <w:sz w:val="24"/>
          <w:szCs w:val="24"/>
          <w:shd w:val="clear" w:color="auto" w:fill="FFFFFF"/>
        </w:rPr>
      </w:pPr>
    </w:p>
    <w:p w14:paraId="320FEE19" w14:textId="0509FF0F" w:rsidR="00AE47EF" w:rsidRPr="0056635D" w:rsidRDefault="00182D50" w:rsidP="00182D50">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 xml:space="preserve">I. </w:t>
      </w:r>
      <w:r w:rsidR="0056635D" w:rsidRPr="0056635D">
        <w:rPr>
          <w:rFonts w:ascii="Times New Roman" w:hAnsi="Times New Roman" w:cs="Times New Roman"/>
          <w:b/>
          <w:color w:val="222222"/>
          <w:sz w:val="24"/>
          <w:szCs w:val="24"/>
          <w:shd w:val="clear" w:color="auto" w:fill="FFFFFF"/>
        </w:rPr>
        <w:t>Introduction</w:t>
      </w:r>
    </w:p>
    <w:p w14:paraId="282E0050" w14:textId="6C25F59F" w:rsidR="006624ED" w:rsidRPr="007E3AD4"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Dense matter under extreme conditions of pressure</w:t>
      </w:r>
      <w:r w:rsidR="00433A13">
        <w:rPr>
          <w:rFonts w:ascii="Times New Roman" w:hAnsi="Times New Roman" w:cs="Times New Roman"/>
          <w:color w:val="222222"/>
          <w:sz w:val="24"/>
          <w:szCs w:val="24"/>
          <w:shd w:val="clear" w:color="auto" w:fill="FFFFFF"/>
        </w:rPr>
        <w:t xml:space="preserve"> (P)</w:t>
      </w:r>
      <w:r w:rsidRPr="007E3AD4">
        <w:rPr>
          <w:rFonts w:ascii="Times New Roman" w:hAnsi="Times New Roman" w:cs="Times New Roman"/>
          <w:color w:val="222222"/>
          <w:sz w:val="24"/>
          <w:szCs w:val="24"/>
          <w:shd w:val="clear" w:color="auto" w:fill="FFFFFF"/>
        </w:rPr>
        <w:t>, temperature</w:t>
      </w:r>
      <w:r w:rsidR="00433A13">
        <w:rPr>
          <w:rFonts w:ascii="Times New Roman" w:hAnsi="Times New Roman" w:cs="Times New Roman"/>
          <w:color w:val="222222"/>
          <w:sz w:val="24"/>
          <w:szCs w:val="24"/>
          <w:shd w:val="clear" w:color="auto" w:fill="FFFFFF"/>
        </w:rPr>
        <w:t xml:space="preserve"> (T)</w:t>
      </w:r>
      <w:r w:rsidRPr="007E3AD4">
        <w:rPr>
          <w:rFonts w:ascii="Times New Roman" w:hAnsi="Times New Roman" w:cs="Times New Roman"/>
          <w:color w:val="222222"/>
          <w:sz w:val="24"/>
          <w:szCs w:val="24"/>
          <w:shd w:val="clear" w:color="auto" w:fill="FFFFFF"/>
        </w:rPr>
        <w:t xml:space="preserve">, or both, is a topic of classic and growing interest across multiple subfields of contemporary science.  </w:t>
      </w:r>
      <w:r w:rsidR="00CD625B">
        <w:rPr>
          <w:rFonts w:ascii="Times New Roman" w:hAnsi="Times New Roman" w:cs="Times New Roman"/>
          <w:color w:val="222222"/>
          <w:sz w:val="24"/>
          <w:szCs w:val="24"/>
          <w:shd w:val="clear" w:color="auto" w:fill="FFFFFF"/>
        </w:rPr>
        <w:fldChar w:fldCharType="begin">
          <w:fldData xml:space="preserve">PEVuZE5vdGU+PENpdGU+PEF1dGhvcj5EcmFrZTwvQXV0aG9yPjxZZWFyPjIwMDY8L1llYXI+PFJl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PEVuZE5vdGU+PENpdGU+PEF1dGhvcj5EcmFrZTwvQXV0aG9yPjxZZWFyPjIwMDY8L1llYXI+PFJl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CD625B">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[1-5]</w:t>
      </w:r>
      <w:r w:rsidR="00CD625B">
        <w:rPr>
          <w:rFonts w:ascii="Times New Roman" w:hAnsi="Times New Roman" w:cs="Times New Roman"/>
          <w:color w:val="222222"/>
          <w:sz w:val="24"/>
          <w:szCs w:val="24"/>
          <w:shd w:val="clear" w:color="auto" w:fill="FFFFFF"/>
        </w:rPr>
        <w:fldChar w:fldCharType="end"/>
      </w:r>
      <w:r w:rsidR="00A20920">
        <w:rPr>
          <w:rFonts w:ascii="Times New Roman" w:hAnsi="Times New Roman" w:cs="Times New Roman"/>
          <w:color w:val="222222"/>
          <w:sz w:val="24"/>
          <w:szCs w:val="24"/>
          <w:shd w:val="clear" w:color="auto" w:fill="FFFFFF"/>
        </w:rPr>
        <w:t xml:space="preserve"> </w:t>
      </w:r>
      <w:r w:rsidR="00433A13">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 xml:space="preserve">We focus here on the very specific case of </w:t>
      </w:r>
      <w:r w:rsidR="00E97623" w:rsidRPr="007E3AD4">
        <w:rPr>
          <w:rFonts w:ascii="Times New Roman" w:hAnsi="Times New Roman" w:cs="Times New Roman"/>
          <w:color w:val="222222"/>
          <w:sz w:val="24"/>
          <w:szCs w:val="24"/>
          <w:shd w:val="clear" w:color="auto" w:fill="FFFFFF"/>
        </w:rPr>
        <w:t>fe</w:t>
      </w:r>
      <w:r w:rsidR="00E97623">
        <w:rPr>
          <w:rFonts w:ascii="Times New Roman" w:hAnsi="Times New Roman" w:cs="Times New Roman"/>
          <w:color w:val="222222"/>
          <w:sz w:val="24"/>
          <w:szCs w:val="24"/>
          <w:shd w:val="clear" w:color="auto" w:fill="FFFFFF"/>
        </w:rPr>
        <w:t>mtosecond</w:t>
      </w:r>
      <w:r w:rsidRPr="007E3AD4">
        <w:rPr>
          <w:rFonts w:ascii="Times New Roman" w:hAnsi="Times New Roman" w:cs="Times New Roman"/>
          <w:color w:val="222222"/>
          <w:sz w:val="24"/>
          <w:szCs w:val="24"/>
          <w:shd w:val="clear" w:color="auto" w:fill="FFFFFF"/>
        </w:rPr>
        <w:t>-scale x-ray heating of crystalline matter, in which there is growing evidence that the lattice often has limited opportunity to structurally relax</w:t>
      </w:r>
      <w:r w:rsidR="00755ECE">
        <w:rPr>
          <w:rFonts w:ascii="Times New Roman" w:hAnsi="Times New Roman" w:cs="Times New Roman"/>
          <w:color w:val="222222"/>
          <w:sz w:val="24"/>
          <w:szCs w:val="24"/>
          <w:shd w:val="clear" w:color="auto" w:fill="FFFFFF"/>
        </w:rPr>
        <w:t xml:space="preserve"> </w:t>
      </w:r>
      <w:r w:rsidR="00E97623">
        <w:rPr>
          <w:rFonts w:ascii="Times New Roman" w:hAnsi="Times New Roman" w:cs="Times New Roman"/>
          <w:color w:val="222222"/>
          <w:sz w:val="24"/>
          <w:szCs w:val="24"/>
          <w:shd w:val="clear" w:color="auto" w:fill="FFFFFF"/>
        </w:rPr>
        <w:t xml:space="preserve">during the incident x-ray pulses </w:t>
      </w:r>
      <w:r w:rsidR="00755ECE">
        <w:rPr>
          <w:rFonts w:ascii="Times New Roman" w:hAnsi="Times New Roman" w:cs="Times New Roman"/>
          <w:color w:val="222222"/>
          <w:sz w:val="24"/>
          <w:szCs w:val="24"/>
          <w:shd w:val="clear" w:color="auto" w:fill="FFFFFF"/>
        </w:rPr>
        <w:fldChar w:fldCharType="begin">
          <w:fldData xml:space="preserve">PEVuZE5vdGU+PENpdGU+PEF1dGhvcj5IYXUtUmllZ2U8L0F1dGhvcj48WWVhcj4yMDEzPC9ZZWFy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PEVuZE5vdGU+PENpdGU+PEF1dGhvcj5IYXUtUmllZ2U8L0F1dGhvcj48WWVhcj4yMDEzPC9ZZWFy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755EC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[6-8]</w:t>
      </w:r>
      <w:r w:rsidR="00755ECE">
        <w:rPr>
          <w:rFonts w:ascii="Times New Roman" w:hAnsi="Times New Roman" w:cs="Times New Roman"/>
          <w:color w:val="222222"/>
          <w:sz w:val="24"/>
          <w:szCs w:val="24"/>
          <w:shd w:val="clear" w:color="auto" w:fill="FFFFFF"/>
        </w:rPr>
        <w:fldChar w:fldCharType="end"/>
      </w:r>
      <w:r w:rsidR="00755ECE">
        <w:rPr>
          <w:rFonts w:ascii="Times New Roman" w:hAnsi="Times New Roman" w:cs="Times New Roman"/>
          <w:color w:val="222222"/>
          <w:sz w:val="24"/>
          <w:szCs w:val="24"/>
          <w:shd w:val="clear" w:color="auto" w:fill="FFFFFF"/>
        </w:rPr>
        <w:t xml:space="preserve"> and that the loss of crystallinity </w:t>
      </w:r>
      <w:del w:id="8" w:author="Oliver R. Hoidn" w:date="2017-04-13T14:48:00Z">
        <w:r w:rsidR="00755ECE" w:rsidDel="00C50FFA">
          <w:rPr>
            <w:rFonts w:ascii="Times New Roman" w:hAnsi="Times New Roman" w:cs="Times New Roman"/>
            <w:color w:val="222222"/>
            <w:sz w:val="24"/>
            <w:szCs w:val="24"/>
            <w:shd w:val="clear" w:color="auto" w:fill="FFFFFF"/>
          </w:rPr>
          <w:delText xml:space="preserve">even </w:delText>
        </w:r>
      </w:del>
      <w:r w:rsidR="00755ECE">
        <w:rPr>
          <w:rFonts w:ascii="Times New Roman" w:hAnsi="Times New Roman" w:cs="Times New Roman"/>
          <w:color w:val="222222"/>
          <w:sz w:val="24"/>
          <w:szCs w:val="24"/>
          <w:shd w:val="clear" w:color="auto" w:fill="FFFFFF"/>
        </w:rPr>
        <w:t>during the x-ray pulse may have only modest scientific impact</w:t>
      </w:r>
      <w:r w:rsidR="000C7389">
        <w:rPr>
          <w:rFonts w:ascii="Times New Roman" w:hAnsi="Times New Roman" w:cs="Times New Roman"/>
          <w:color w:val="222222"/>
          <w:sz w:val="24"/>
          <w:szCs w:val="24"/>
          <w:shd w:val="clear" w:color="auto" w:fill="FFFFFF"/>
        </w:rPr>
        <w:t xml:space="preserve">. </w:t>
      </w:r>
      <w:r w:rsidR="00755ECE">
        <w:rPr>
          <w:rFonts w:ascii="Times New Roman" w:hAnsi="Times New Roman" w:cs="Times New Roman"/>
          <w:color w:val="222222"/>
          <w:sz w:val="24"/>
          <w:szCs w:val="24"/>
          <w:shd w:val="clear" w:color="auto" w:fill="FFFFFF"/>
        </w:rPr>
        <w:fldChar w:fldCharType="begin">
          <w:fldData xml:space="preserve">PEVuZE5vdGU+PENpdGU+PEF1dGhvcj5DYWxlbWFuPC9BdXRob3I+PFllYXI+MjAxNTwvWWVhcj48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==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PEVuZE5vdGU+PENpdGU+PEF1dGhvcj5DYWxlbWFuPC9BdXRob3I+PFllYXI+MjAxNTwvWWVhcj48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==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755EC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[9]</w:t>
      </w:r>
      <w:r w:rsidR="00755ECE">
        <w:rPr>
          <w:rFonts w:ascii="Times New Roman" w:hAnsi="Times New Roman" w:cs="Times New Roman"/>
          <w:color w:val="222222"/>
          <w:sz w:val="24"/>
          <w:szCs w:val="24"/>
          <w:shd w:val="clear" w:color="auto" w:fill="FFFFFF"/>
        </w:rPr>
        <w:fldChar w:fldCharType="end"/>
      </w:r>
      <w:r w:rsidRPr="007E3AD4">
        <w:rPr>
          <w:rFonts w:ascii="Times New Roman" w:hAnsi="Times New Roman" w:cs="Times New Roman"/>
          <w:color w:val="222222"/>
          <w:sz w:val="24"/>
          <w:szCs w:val="24"/>
          <w:shd w:val="clear" w:color="auto" w:fill="FFFFFF"/>
        </w:rPr>
        <w:t xml:space="preserve">  Such studies hold a </w:t>
      </w:r>
      <w:del w:id="9" w:author="Oliver R. Hoidn" w:date="2017-04-13T12:26:00Z">
        <w:r w:rsidRPr="007E3AD4" w:rsidDel="00C50FFA">
          <w:rPr>
            <w:rFonts w:ascii="Times New Roman" w:hAnsi="Times New Roman" w:cs="Times New Roman"/>
            <w:color w:val="222222"/>
            <w:sz w:val="24"/>
            <w:szCs w:val="24"/>
            <w:shd w:val="clear" w:color="auto" w:fill="FFFFFF"/>
          </w:rPr>
          <w:delText xml:space="preserve">special </w:delText>
        </w:r>
      </w:del>
      <w:ins w:id="10" w:author="Oliver R. Hoidn" w:date="2017-04-13T12:26:00Z">
        <w:r w:rsidR="00C50FFA" w:rsidRPr="007E3AD4">
          <w:rPr>
            <w:rFonts w:ascii="Times New Roman" w:hAnsi="Times New Roman" w:cs="Times New Roman"/>
            <w:color w:val="222222"/>
            <w:sz w:val="24"/>
            <w:szCs w:val="24"/>
            <w:shd w:val="clear" w:color="auto" w:fill="FFFFFF"/>
          </w:rPr>
          <w:t>s</w:t>
        </w:r>
        <w:r w:rsidR="00C50FFA">
          <w:rPr>
            <w:rFonts w:ascii="Times New Roman" w:hAnsi="Times New Roman" w:cs="Times New Roman"/>
            <w:color w:val="222222"/>
            <w:sz w:val="24"/>
            <w:szCs w:val="24"/>
            <w:shd w:val="clear" w:color="auto" w:fill="FFFFFF"/>
          </w:rPr>
          <w:t>ignificant</w:t>
        </w:r>
        <w:r w:rsidR="00C50FFA" w:rsidRPr="007E3AD4">
          <w:rPr>
            <w:rFonts w:ascii="Times New Roman" w:hAnsi="Times New Roman" w:cs="Times New Roman"/>
            <w:color w:val="222222"/>
            <w:sz w:val="24"/>
            <w:szCs w:val="24"/>
            <w:shd w:val="clear" w:color="auto" w:fill="FFFFFF"/>
          </w:rPr>
          <w:t xml:space="preserve"> </w:t>
        </w:r>
      </w:ins>
      <w:r w:rsidRPr="007E3AD4">
        <w:rPr>
          <w:rFonts w:ascii="Times New Roman" w:hAnsi="Times New Roman" w:cs="Times New Roman"/>
          <w:color w:val="222222"/>
          <w:sz w:val="24"/>
          <w:szCs w:val="24"/>
          <w:shd w:val="clear" w:color="auto" w:fill="FFFFFF"/>
        </w:rPr>
        <w:t>and, we propose, unique position for discovery</w:t>
      </w:r>
      <w:r w:rsidR="00D47B65">
        <w:rPr>
          <w:rFonts w:ascii="Times New Roman" w:hAnsi="Times New Roman" w:cs="Times New Roman"/>
          <w:color w:val="222222"/>
          <w:sz w:val="24"/>
          <w:szCs w:val="24"/>
          <w:shd w:val="clear" w:color="auto" w:fill="FFFFFF"/>
        </w:rPr>
        <w:t xml:space="preserve">, because they encompass the case in which </w:t>
      </w:r>
      <w:r w:rsidRPr="007E3AD4">
        <w:rPr>
          <w:rFonts w:ascii="Times New Roman" w:hAnsi="Times New Roman" w:cs="Times New Roman"/>
          <w:color w:val="222222"/>
          <w:sz w:val="24"/>
          <w:szCs w:val="24"/>
          <w:shd w:val="clear" w:color="auto" w:fill="FFFFFF"/>
        </w:rPr>
        <w:t xml:space="preserve">the consequences </w:t>
      </w:r>
      <w:r w:rsidR="0063225B">
        <w:rPr>
          <w:rFonts w:ascii="Times New Roman" w:hAnsi="Times New Roman" w:cs="Times New Roman"/>
          <w:color w:val="222222"/>
          <w:sz w:val="24"/>
          <w:szCs w:val="24"/>
          <w:shd w:val="clear" w:color="auto" w:fill="FFFFFF"/>
        </w:rPr>
        <w:t>that</w:t>
      </w:r>
      <w:r w:rsidR="0063225B" w:rsidRPr="007E3AD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 xml:space="preserve">traditional condensed phase electronic structure </w:t>
      </w:r>
      <w:del w:id="11" w:author="Oliver R. Hoidn" w:date="2017-04-13T12:27:00Z">
        <w:r w:rsidR="0063225B" w:rsidDel="00C50FFA">
          <w:rPr>
            <w:rFonts w:ascii="Times New Roman" w:hAnsi="Times New Roman" w:cs="Times New Roman"/>
            <w:color w:val="222222"/>
            <w:sz w:val="24"/>
            <w:szCs w:val="24"/>
            <w:shd w:val="clear" w:color="auto" w:fill="FFFFFF"/>
          </w:rPr>
          <w:delText>(</w:delText>
        </w:r>
      </w:del>
      <w:r w:rsidR="0063225B">
        <w:rPr>
          <w:rFonts w:ascii="Times New Roman" w:hAnsi="Times New Roman" w:cs="Times New Roman"/>
          <w:color w:val="222222"/>
          <w:sz w:val="24"/>
          <w:szCs w:val="24"/>
          <w:shd w:val="clear" w:color="auto" w:fill="FFFFFF"/>
        </w:rPr>
        <w:t>theory</w:t>
      </w:r>
      <w:del w:id="12" w:author="Oliver R. Hoidn" w:date="2017-04-13T12:28:00Z">
        <w:r w:rsidR="0063225B" w:rsidDel="00C50FFA">
          <w:rPr>
            <w:rFonts w:ascii="Times New Roman" w:hAnsi="Times New Roman" w:cs="Times New Roman"/>
            <w:color w:val="222222"/>
            <w:sz w:val="24"/>
            <w:szCs w:val="24"/>
            <w:shd w:val="clear" w:color="auto" w:fill="FFFFFF"/>
          </w:rPr>
          <w:delText>)</w:delText>
        </w:r>
      </w:del>
      <w:r w:rsidR="0063225B">
        <w:rPr>
          <w:rFonts w:ascii="Times New Roman" w:hAnsi="Times New Roman" w:cs="Times New Roman"/>
          <w:color w:val="222222"/>
          <w:sz w:val="24"/>
          <w:szCs w:val="24"/>
          <w:shd w:val="clear" w:color="auto" w:fill="FFFFFF"/>
        </w:rPr>
        <w:t xml:space="preserve"> has </w:t>
      </w:r>
      <w:r w:rsidRPr="007E3AD4">
        <w:rPr>
          <w:rFonts w:ascii="Times New Roman" w:hAnsi="Times New Roman" w:cs="Times New Roman"/>
          <w:color w:val="222222"/>
          <w:sz w:val="24"/>
          <w:szCs w:val="24"/>
          <w:shd w:val="clear" w:color="auto" w:fill="FFFFFF"/>
        </w:rPr>
        <w:t xml:space="preserve">on </w:t>
      </w:r>
      <w:ins w:id="13" w:author="Oliver R. Hoidn" w:date="2017-04-13T12:29:00Z">
        <w:r w:rsidR="00C50FFA">
          <w:rPr>
            <w:rFonts w:ascii="Times New Roman" w:hAnsi="Times New Roman" w:cs="Times New Roman"/>
            <w:color w:val="222222"/>
            <w:sz w:val="24"/>
            <w:szCs w:val="24"/>
            <w:shd w:val="clear" w:color="auto" w:fill="FFFFFF"/>
          </w:rPr>
          <w:t xml:space="preserve">the structure of </w:t>
        </w:r>
      </w:ins>
      <w:r w:rsidRPr="007E3AD4">
        <w:rPr>
          <w:rFonts w:ascii="Times New Roman" w:hAnsi="Times New Roman" w:cs="Times New Roman"/>
          <w:color w:val="222222"/>
          <w:sz w:val="24"/>
          <w:szCs w:val="24"/>
          <w:shd w:val="clear" w:color="auto" w:fill="FFFFFF"/>
        </w:rPr>
        <w:t xml:space="preserve">partially-ionized plasmas will be strongest and most easily interrogated.  </w:t>
      </w:r>
      <w:r w:rsidR="00E97623">
        <w:rPr>
          <w:rFonts w:ascii="Times New Roman" w:hAnsi="Times New Roman" w:cs="Times New Roman"/>
          <w:color w:val="222222"/>
          <w:sz w:val="24"/>
          <w:szCs w:val="24"/>
          <w:shd w:val="clear" w:color="auto" w:fill="FFFFFF"/>
        </w:rPr>
        <w:t>Hence</w:t>
      </w:r>
      <w:r w:rsidRPr="007E3AD4">
        <w:rPr>
          <w:rFonts w:ascii="Times New Roman" w:hAnsi="Times New Roman" w:cs="Times New Roman"/>
          <w:color w:val="222222"/>
          <w:sz w:val="24"/>
          <w:szCs w:val="24"/>
          <w:shd w:val="clear" w:color="auto" w:fill="FFFFFF"/>
        </w:rPr>
        <w:t xml:space="preserve">, the study of crystalline matter at ambient density but highly elevated electronic temperature holds high potential for directly testing foundational issues in finite-T density functional theory, especially including the proper treatment of T-dependent </w:t>
      </w:r>
      <w:proofErr w:type="spellStart"/>
      <w:r w:rsidRPr="007E3AD4">
        <w:rPr>
          <w:rFonts w:ascii="Times New Roman" w:hAnsi="Times New Roman" w:cs="Times New Roman"/>
          <w:color w:val="222222"/>
          <w:sz w:val="24"/>
          <w:szCs w:val="24"/>
          <w:shd w:val="clear" w:color="auto" w:fill="FFFFFF"/>
        </w:rPr>
        <w:t>functionals</w:t>
      </w:r>
      <w:proofErr w:type="spellEnd"/>
      <w:r w:rsidRPr="007E3AD4">
        <w:rPr>
          <w:rFonts w:ascii="Times New Roman" w:hAnsi="Times New Roman" w:cs="Times New Roman"/>
          <w:color w:val="222222"/>
          <w:sz w:val="24"/>
          <w:szCs w:val="24"/>
          <w:shd w:val="clear" w:color="auto" w:fill="FFFFFF"/>
        </w:rPr>
        <w:t>.</w:t>
      </w:r>
      <w:r w:rsidR="00A6689E">
        <w:rPr>
          <w:rFonts w:ascii="Times New Roman" w:hAnsi="Times New Roman" w:cs="Times New Roman"/>
          <w:color w:val="222222"/>
          <w:sz w:val="24"/>
          <w:szCs w:val="24"/>
          <w:shd w:val="clear" w:color="auto" w:fill="FFFFFF"/>
        </w:rPr>
        <w:t xml:space="preserve"> </w:t>
      </w:r>
      <w:r w:rsidR="00A6689E">
        <w:rPr>
          <w:rFonts w:ascii="Times New Roman" w:hAnsi="Times New Roman" w:cs="Times New Roman"/>
          <w:color w:val="222222"/>
          <w:sz w:val="24"/>
          <w:szCs w:val="24"/>
          <w:shd w:val="clear" w:color="auto" w:fill="FFFFFF"/>
        </w:rPr>
        <w:fldChar w:fldCharType="begin">
          <w:fldData xml:space="preserve">PEVuZE5vdGU+PENpdGU+PEF1dGhvcj5LYXJhc2lldjwvQXV0aG9yPjxZZWFyPjIwMTI8L1llYXI+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PEVuZE5vdGU+PENpdGU+PEF1dGhvcj5LYXJhc2lldjwvQXV0aG9yPjxZZWFyPjIwMTI8L1llYXI+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A6689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[10-12]</w:t>
      </w:r>
      <w:r w:rsidR="00A6689E">
        <w:rPr>
          <w:rFonts w:ascii="Times New Roman" w:hAnsi="Times New Roman" w:cs="Times New Roman"/>
          <w:color w:val="222222"/>
          <w:sz w:val="24"/>
          <w:szCs w:val="24"/>
          <w:shd w:val="clear" w:color="auto" w:fill="FFFFFF"/>
        </w:rPr>
        <w:fldChar w:fldCharType="end"/>
      </w:r>
      <w:r w:rsidRPr="007E3AD4">
        <w:rPr>
          <w:rFonts w:ascii="Times New Roman" w:hAnsi="Times New Roman" w:cs="Times New Roman"/>
          <w:color w:val="222222"/>
          <w:sz w:val="24"/>
          <w:szCs w:val="24"/>
          <w:shd w:val="clear" w:color="auto" w:fill="FFFFFF"/>
        </w:rPr>
        <w:t xml:space="preserve"> </w:t>
      </w:r>
    </w:p>
    <w:p w14:paraId="07CEBEA1" w14:textId="644A3AB1" w:rsidR="007E3AD4"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 xml:space="preserve">This point has recently been made </w:t>
      </w:r>
      <w:r w:rsidR="00870DA0">
        <w:rPr>
          <w:rFonts w:ascii="Times New Roman" w:hAnsi="Times New Roman" w:cs="Times New Roman"/>
          <w:color w:val="222222"/>
          <w:sz w:val="24"/>
          <w:szCs w:val="24"/>
          <w:shd w:val="clear" w:color="auto" w:fill="FFFFFF"/>
        </w:rPr>
        <w:t>by</w:t>
      </w:r>
      <w:r w:rsidRPr="007E3AD4">
        <w:rPr>
          <w:rFonts w:ascii="Times New Roman" w:hAnsi="Times New Roman" w:cs="Times New Roman"/>
          <w:color w:val="222222"/>
          <w:sz w:val="24"/>
          <w:szCs w:val="24"/>
          <w:shd w:val="clear" w:color="auto" w:fill="FFFFFF"/>
        </w:rPr>
        <w:t xml:space="preserve"> </w:t>
      </w:r>
      <w:proofErr w:type="spellStart"/>
      <w:r w:rsidRPr="007E3AD4">
        <w:rPr>
          <w:rFonts w:ascii="Times New Roman" w:hAnsi="Times New Roman" w:cs="Times New Roman"/>
          <w:color w:val="222222"/>
          <w:sz w:val="24"/>
          <w:szCs w:val="24"/>
          <w:shd w:val="clear" w:color="auto" w:fill="FFFFFF"/>
        </w:rPr>
        <w:t>Valenza</w:t>
      </w:r>
      <w:proofErr w:type="spellEnd"/>
      <w:r w:rsidRPr="007E3AD4">
        <w:rPr>
          <w:rFonts w:ascii="Times New Roman" w:hAnsi="Times New Roman" w:cs="Times New Roman"/>
          <w:color w:val="222222"/>
          <w:sz w:val="24"/>
          <w:szCs w:val="24"/>
          <w:shd w:val="clear" w:color="auto" w:fill="FFFFFF"/>
        </w:rPr>
        <w:t xml:space="preserve"> and </w:t>
      </w:r>
      <w:proofErr w:type="spellStart"/>
      <w:r w:rsidRPr="007E3AD4">
        <w:rPr>
          <w:rFonts w:ascii="Times New Roman" w:hAnsi="Times New Roman" w:cs="Times New Roman"/>
          <w:color w:val="222222"/>
          <w:sz w:val="24"/>
          <w:szCs w:val="24"/>
          <w:shd w:val="clear" w:color="auto" w:fill="FFFFFF"/>
        </w:rPr>
        <w:t>Seidler</w:t>
      </w:r>
      <w:proofErr w:type="spellEnd"/>
      <w:r w:rsidR="00B94DF4">
        <w:rPr>
          <w:rFonts w:ascii="Times New Roman" w:hAnsi="Times New Roman" w:cs="Times New Roman"/>
          <w:color w:val="222222"/>
          <w:sz w:val="24"/>
          <w:szCs w:val="24"/>
          <w:shd w:val="clear" w:color="auto" w:fill="FFFFFF"/>
        </w:rPr>
        <w:t xml:space="preserve"> </w:t>
      </w:r>
      <w:r w:rsidR="00B94DF4">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&lt;EndNote&gt;&lt;Cite&gt;&lt;Author&gt;Valenza&lt;/Author&gt;&lt;Year&gt;2016&lt;/Year&gt;&lt;RecNum&gt;5&lt;/RecNum&gt;&lt;DisplayText&gt;[12]&lt;/DisplayText&gt;&lt;record&gt;&lt;rec-number&gt;5&lt;/rec-number&gt;&lt;foreign-keys&gt;&lt;key app="EN" db-id="t9s9se0t6vp9pvez5ecvs9dn5tzwddxpfzsa" timestamp="0"&gt;5&lt;/key&gt;&lt;/foreign-keys&gt;&lt;ref-type name="Journal Article"&gt;17&lt;/ref-type&gt;&lt;contributors&gt;&lt;authors&gt;&lt;author&gt;Valenza, Ryan A.&lt;/author&gt;&lt;author&gt;Seidler, Gerald T.&lt;/author&gt;&lt;/authors&gt;&lt;/contributors&gt;&lt;titles&gt;&lt;title&gt;Warm dense crystallography&lt;/title&gt;&lt;secondary-title&gt;Physical Review B&lt;/secondary-title&gt;&lt;/titles&gt;&lt;pages&gt;115135&lt;/pages&gt;&lt;volume&gt;93&lt;/volume&gt;&lt;number&gt;11&lt;/number&gt;&lt;dates&gt;&lt;year&gt;2016&lt;/year&gt;&lt;pub-dates&gt;&lt;date&gt;03/21/&lt;/date&gt;&lt;/pub-dates&gt;&lt;/dates&gt;&lt;publisher&gt;American Physical Society&lt;/publisher&gt;&lt;urls&gt;&lt;related-urls&gt;&lt;url&gt;http://link.aps.org/doi/10.1103/PhysRevB.93.115135&lt;/url&gt;&lt;/related-urls&gt;&lt;/urls&gt;&lt;/record&gt;&lt;/Cite&gt;&lt;/EndNote&gt;</w:instrText>
      </w:r>
      <w:r w:rsidR="00B94DF4">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[12]</w:t>
      </w:r>
      <w:r w:rsidR="00B94DF4">
        <w:rPr>
          <w:rFonts w:ascii="Times New Roman" w:hAnsi="Times New Roman" w:cs="Times New Roman"/>
          <w:color w:val="222222"/>
          <w:sz w:val="24"/>
          <w:szCs w:val="24"/>
          <w:shd w:val="clear" w:color="auto" w:fill="FFFFFF"/>
        </w:rPr>
        <w:fldChar w:fldCharType="end"/>
      </w:r>
      <w:r w:rsidRPr="007E3AD4">
        <w:rPr>
          <w:rFonts w:ascii="Times New Roman" w:hAnsi="Times New Roman" w:cs="Times New Roman"/>
          <w:color w:val="222222"/>
          <w:sz w:val="24"/>
          <w:szCs w:val="24"/>
          <w:shd w:val="clear" w:color="auto" w:fill="FFFFFF"/>
        </w:rPr>
        <w:t>, wh</w:t>
      </w:r>
      <w:r w:rsidR="00870DA0">
        <w:rPr>
          <w:rFonts w:ascii="Times New Roman" w:hAnsi="Times New Roman" w:cs="Times New Roman"/>
          <w:color w:val="222222"/>
          <w:sz w:val="24"/>
          <w:szCs w:val="24"/>
          <w:shd w:val="clear" w:color="auto" w:fill="FFFFFF"/>
        </w:rPr>
        <w:t>o</w:t>
      </w:r>
      <w:r w:rsidRPr="007E3AD4">
        <w:rPr>
          <w:rFonts w:ascii="Times New Roman" w:hAnsi="Times New Roman" w:cs="Times New Roman"/>
          <w:color w:val="222222"/>
          <w:sz w:val="24"/>
          <w:szCs w:val="24"/>
          <w:shd w:val="clear" w:color="auto" w:fill="FFFFFF"/>
        </w:rPr>
        <w:t xml:space="preserve"> demonstrate</w:t>
      </w:r>
      <w:r w:rsidR="00E97623">
        <w:rPr>
          <w:rFonts w:ascii="Times New Roman" w:hAnsi="Times New Roman" w:cs="Times New Roman"/>
          <w:color w:val="222222"/>
          <w:sz w:val="24"/>
          <w:szCs w:val="24"/>
          <w:shd w:val="clear" w:color="auto" w:fill="FFFFFF"/>
        </w:rPr>
        <w:t>d</w:t>
      </w:r>
      <w:r w:rsidRPr="007E3AD4">
        <w:rPr>
          <w:rFonts w:ascii="Times New Roman" w:hAnsi="Times New Roman" w:cs="Times New Roman"/>
          <w:color w:val="222222"/>
          <w:sz w:val="24"/>
          <w:szCs w:val="24"/>
          <w:shd w:val="clear" w:color="auto" w:fill="FFFFFF"/>
        </w:rPr>
        <w:t xml:space="preserve"> that finite-T DFT makes strong, initially counter-intuitive predictions about the evolution of the absolute and relative Bragg peak intensities in x-ray diffraction </w:t>
      </w:r>
      <w:r w:rsidR="00755ECE">
        <w:rPr>
          <w:rFonts w:ascii="Times New Roman" w:hAnsi="Times New Roman" w:cs="Times New Roman"/>
          <w:color w:val="222222"/>
          <w:sz w:val="24"/>
          <w:szCs w:val="24"/>
          <w:shd w:val="clear" w:color="auto" w:fill="FFFFFF"/>
        </w:rPr>
        <w:t xml:space="preserve">(XRD) from crystalline matter </w:t>
      </w:r>
      <w:r w:rsidRPr="007E3AD4">
        <w:rPr>
          <w:rFonts w:ascii="Times New Roman" w:hAnsi="Times New Roman" w:cs="Times New Roman"/>
          <w:color w:val="222222"/>
          <w:sz w:val="24"/>
          <w:szCs w:val="24"/>
          <w:shd w:val="clear" w:color="auto" w:fill="FFFFFF"/>
        </w:rPr>
        <w:t>as a function of electronic temperature on the 1 – 50</w:t>
      </w:r>
      <w:r w:rsidR="00DF547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eV s</w:t>
      </w:r>
      <w:r w:rsidR="00755ECE">
        <w:rPr>
          <w:rFonts w:ascii="Times New Roman" w:hAnsi="Times New Roman" w:cs="Times New Roman"/>
          <w:color w:val="222222"/>
          <w:sz w:val="24"/>
          <w:szCs w:val="24"/>
          <w:shd w:val="clear" w:color="auto" w:fill="FFFFFF"/>
        </w:rPr>
        <w:t>cale. The key point is that XRD</w:t>
      </w:r>
      <w:r w:rsidRPr="007E3AD4">
        <w:rPr>
          <w:rFonts w:ascii="Times New Roman" w:hAnsi="Times New Roman" w:cs="Times New Roman"/>
          <w:color w:val="222222"/>
          <w:sz w:val="24"/>
          <w:szCs w:val="24"/>
          <w:shd w:val="clear" w:color="auto" w:fill="FFFFFF"/>
        </w:rPr>
        <w:t xml:space="preserve"> provides a </w:t>
      </w:r>
      <w:r w:rsidR="00E97623">
        <w:rPr>
          <w:rFonts w:ascii="Times New Roman" w:hAnsi="Times New Roman" w:cs="Times New Roman"/>
          <w:color w:val="222222"/>
          <w:sz w:val="24"/>
          <w:szCs w:val="24"/>
          <w:shd w:val="clear" w:color="auto" w:fill="FFFFFF"/>
        </w:rPr>
        <w:t>more detailed interrogation</w:t>
      </w:r>
      <w:r w:rsidRPr="007E3AD4">
        <w:rPr>
          <w:rFonts w:ascii="Times New Roman" w:hAnsi="Times New Roman" w:cs="Times New Roman"/>
          <w:color w:val="222222"/>
          <w:sz w:val="24"/>
          <w:szCs w:val="24"/>
          <w:shd w:val="clear" w:color="auto" w:fill="FFFFFF"/>
        </w:rPr>
        <w:t xml:space="preserve"> of the population of electronic states for crystalline matter than it does for the more amorphous states interrogated after, e.g., laser shock heating. </w:t>
      </w:r>
      <w:r w:rsidR="00755ECE">
        <w:rPr>
          <w:rFonts w:ascii="Times New Roman" w:hAnsi="Times New Roman" w:cs="Times New Roman"/>
          <w:color w:val="222222"/>
          <w:sz w:val="24"/>
          <w:szCs w:val="24"/>
          <w:shd w:val="clear" w:color="auto" w:fill="FFFFFF"/>
        </w:rPr>
        <w:t>Furthermore, i</w:t>
      </w:r>
      <w:r w:rsidRPr="007E3AD4">
        <w:rPr>
          <w:rFonts w:ascii="Times New Roman" w:hAnsi="Times New Roman" w:cs="Times New Roman"/>
          <w:color w:val="222222"/>
          <w:sz w:val="24"/>
          <w:szCs w:val="24"/>
          <w:shd w:val="clear" w:color="auto" w:fill="FFFFFF"/>
        </w:rPr>
        <w:t xml:space="preserve">t is this temperature dependence that is a key </w:t>
      </w:r>
      <w:r w:rsidRPr="007E3AD4">
        <w:rPr>
          <w:rFonts w:ascii="Times New Roman" w:hAnsi="Times New Roman" w:cs="Times New Roman"/>
          <w:i/>
          <w:color w:val="222222"/>
          <w:sz w:val="24"/>
          <w:szCs w:val="24"/>
          <w:shd w:val="clear" w:color="auto" w:fill="FFFFFF"/>
        </w:rPr>
        <w:t>microscopic</w:t>
      </w:r>
      <w:r w:rsidRPr="007E3AD4">
        <w:rPr>
          <w:rFonts w:ascii="Times New Roman" w:hAnsi="Times New Roman" w:cs="Times New Roman"/>
          <w:color w:val="222222"/>
          <w:sz w:val="24"/>
          <w:szCs w:val="24"/>
          <w:shd w:val="clear" w:color="auto" w:fill="FFFFFF"/>
        </w:rPr>
        <w:t xml:space="preserve"> </w:t>
      </w:r>
      <w:r w:rsidRPr="00755ECE">
        <w:rPr>
          <w:rFonts w:ascii="Times New Roman" w:hAnsi="Times New Roman" w:cs="Times New Roman"/>
          <w:i/>
          <w:color w:val="222222"/>
          <w:sz w:val="24"/>
          <w:szCs w:val="24"/>
          <w:shd w:val="clear" w:color="auto" w:fill="FFFFFF"/>
        </w:rPr>
        <w:t>observable</w:t>
      </w:r>
      <w:r w:rsidRPr="007E3AD4">
        <w:rPr>
          <w:rFonts w:ascii="Times New Roman" w:hAnsi="Times New Roman" w:cs="Times New Roman"/>
          <w:color w:val="222222"/>
          <w:sz w:val="24"/>
          <w:szCs w:val="24"/>
          <w:shd w:val="clear" w:color="auto" w:fill="FFFFFF"/>
        </w:rPr>
        <w:t xml:space="preserve"> </w:t>
      </w:r>
      <w:r w:rsidR="00755ECE">
        <w:rPr>
          <w:rFonts w:ascii="Times New Roman" w:hAnsi="Times New Roman" w:cs="Times New Roman"/>
          <w:color w:val="222222"/>
          <w:sz w:val="24"/>
          <w:szCs w:val="24"/>
          <w:shd w:val="clear" w:color="auto" w:fill="FFFFFF"/>
        </w:rPr>
        <w:t>of all finite</w:t>
      </w:r>
      <w:r w:rsidR="00302594">
        <w:rPr>
          <w:rFonts w:ascii="Times New Roman" w:hAnsi="Times New Roman" w:cs="Times New Roman"/>
          <w:color w:val="222222"/>
          <w:sz w:val="24"/>
          <w:szCs w:val="24"/>
          <w:shd w:val="clear" w:color="auto" w:fill="FFFFFF"/>
        </w:rPr>
        <w:t>-T</w:t>
      </w:r>
      <w:r w:rsidR="00755ECE">
        <w:rPr>
          <w:rFonts w:ascii="Times New Roman" w:hAnsi="Times New Roman" w:cs="Times New Roman"/>
          <w:color w:val="222222"/>
          <w:sz w:val="24"/>
          <w:szCs w:val="24"/>
          <w:shd w:val="clear" w:color="auto" w:fill="FFFFFF"/>
        </w:rPr>
        <w:t xml:space="preserve"> DFT approaches: the central quantity calculated in DFT is, after all, the spatial distribution of electron density.  </w:t>
      </w:r>
      <w:r w:rsidR="00302594">
        <w:rPr>
          <w:rFonts w:ascii="Times New Roman" w:hAnsi="Times New Roman" w:cs="Times New Roman"/>
          <w:color w:val="222222"/>
          <w:sz w:val="24"/>
          <w:szCs w:val="24"/>
          <w:shd w:val="clear" w:color="auto" w:fill="FFFFFF"/>
        </w:rPr>
        <w:t>Therefore, c</w:t>
      </w:r>
      <w:r w:rsidR="00755ECE">
        <w:rPr>
          <w:rFonts w:ascii="Times New Roman" w:hAnsi="Times New Roman" w:cs="Times New Roman"/>
          <w:color w:val="222222"/>
          <w:sz w:val="24"/>
          <w:szCs w:val="24"/>
          <w:shd w:val="clear" w:color="auto" w:fill="FFFFFF"/>
        </w:rPr>
        <w:t>areful characterization of the real-space charge density at elevated electronic temperatures in a cool lattice gives a direct path to</w:t>
      </w:r>
      <w:r w:rsidRPr="007E3AD4">
        <w:rPr>
          <w:rFonts w:ascii="Times New Roman" w:hAnsi="Times New Roman" w:cs="Times New Roman"/>
          <w:color w:val="222222"/>
          <w:sz w:val="24"/>
          <w:szCs w:val="24"/>
          <w:shd w:val="clear" w:color="auto" w:fill="FFFFFF"/>
        </w:rPr>
        <w:t xml:space="preserve"> </w:t>
      </w:r>
      <w:r w:rsidR="00302594">
        <w:rPr>
          <w:rFonts w:ascii="Times New Roman" w:hAnsi="Times New Roman" w:cs="Times New Roman"/>
          <w:color w:val="222222"/>
          <w:sz w:val="24"/>
          <w:szCs w:val="24"/>
          <w:shd w:val="clear" w:color="auto" w:fill="FFFFFF"/>
        </w:rPr>
        <w:t>evaluating</w:t>
      </w:r>
      <w:r w:rsidRPr="007E3AD4">
        <w:rPr>
          <w:rFonts w:ascii="Times New Roman" w:hAnsi="Times New Roman" w:cs="Times New Roman"/>
          <w:color w:val="222222"/>
          <w:sz w:val="24"/>
          <w:szCs w:val="24"/>
          <w:shd w:val="clear" w:color="auto" w:fill="FFFFFF"/>
        </w:rPr>
        <w:t xml:space="preserve"> different DFT </w:t>
      </w:r>
      <w:r w:rsidR="00681DCB">
        <w:rPr>
          <w:rFonts w:ascii="Times New Roman" w:hAnsi="Times New Roman" w:cs="Times New Roman"/>
          <w:color w:val="222222"/>
          <w:sz w:val="24"/>
          <w:szCs w:val="24"/>
          <w:shd w:val="clear" w:color="auto" w:fill="FFFFFF"/>
        </w:rPr>
        <w:t>implementations</w:t>
      </w:r>
      <w:ins w:id="14" w:author="Oliver R. Hoidn" w:date="2017-04-13T12:32:00Z">
        <w:r w:rsidR="00C50FFA">
          <w:rPr>
            <w:rFonts w:ascii="Times New Roman" w:hAnsi="Times New Roman" w:cs="Times New Roman"/>
            <w:color w:val="222222"/>
            <w:sz w:val="24"/>
            <w:szCs w:val="24"/>
            <w:shd w:val="clear" w:color="auto" w:fill="FFFFFF"/>
          </w:rPr>
          <w:t>. This is particularly significant</w:t>
        </w:r>
      </w:ins>
      <w:del w:id="15" w:author="Oliver R. Hoidn" w:date="2017-04-13T12:32:00Z">
        <w:r w:rsidRPr="007E3AD4" w:rsidDel="00C50FFA">
          <w:rPr>
            <w:rFonts w:ascii="Times New Roman" w:hAnsi="Times New Roman" w:cs="Times New Roman"/>
            <w:color w:val="222222"/>
            <w:sz w:val="24"/>
            <w:szCs w:val="24"/>
            <w:shd w:val="clear" w:color="auto" w:fill="FFFFFF"/>
          </w:rPr>
          <w:delText>, especially</w:delText>
        </w:r>
      </w:del>
      <w:r w:rsidRPr="007E3AD4">
        <w:rPr>
          <w:rFonts w:ascii="Times New Roman" w:hAnsi="Times New Roman" w:cs="Times New Roman"/>
          <w:color w:val="222222"/>
          <w:sz w:val="24"/>
          <w:szCs w:val="24"/>
          <w:shd w:val="clear" w:color="auto" w:fill="FFFFFF"/>
        </w:rPr>
        <w:t xml:space="preserve"> </w:t>
      </w:r>
      <w:r w:rsidR="00681DCB">
        <w:rPr>
          <w:rFonts w:ascii="Times New Roman" w:hAnsi="Times New Roman" w:cs="Times New Roman"/>
          <w:color w:val="222222"/>
          <w:sz w:val="24"/>
          <w:szCs w:val="24"/>
          <w:shd w:val="clear" w:color="auto" w:fill="FFFFFF"/>
        </w:rPr>
        <w:t xml:space="preserve">as regards </w:t>
      </w:r>
      <w:r w:rsidRPr="007E3AD4">
        <w:rPr>
          <w:rFonts w:ascii="Times New Roman" w:hAnsi="Times New Roman" w:cs="Times New Roman"/>
          <w:color w:val="222222"/>
          <w:sz w:val="24"/>
          <w:szCs w:val="24"/>
          <w:shd w:val="clear" w:color="auto" w:fill="FFFFFF"/>
        </w:rPr>
        <w:t>the temperature-dependent exchange functional</w:t>
      </w:r>
      <w:ins w:id="16" w:author="Oliver R. Hoidn" w:date="2017-04-13T12:32:00Z">
        <w:r w:rsidR="00C50FFA">
          <w:rPr>
            <w:rFonts w:ascii="Times New Roman" w:hAnsi="Times New Roman" w:cs="Times New Roman"/>
            <w:color w:val="222222"/>
            <w:sz w:val="24"/>
            <w:szCs w:val="24"/>
            <w:shd w:val="clear" w:color="auto" w:fill="FFFFFF"/>
          </w:rPr>
          <w:t>, which is</w:t>
        </w:r>
      </w:ins>
      <w:r w:rsidR="00E97623">
        <w:rPr>
          <w:rFonts w:ascii="Times New Roman" w:hAnsi="Times New Roman" w:cs="Times New Roman"/>
          <w:color w:val="222222"/>
          <w:sz w:val="24"/>
          <w:szCs w:val="24"/>
          <w:shd w:val="clear" w:color="auto" w:fill="FFFFFF"/>
        </w:rPr>
        <w:t xml:space="preserve"> </w:t>
      </w:r>
      <w:r w:rsidR="00302594">
        <w:rPr>
          <w:rFonts w:ascii="Times New Roman" w:hAnsi="Times New Roman" w:cs="Times New Roman"/>
          <w:color w:val="222222"/>
          <w:sz w:val="24"/>
          <w:szCs w:val="24"/>
          <w:shd w:val="clear" w:color="auto" w:fill="FFFFFF"/>
        </w:rPr>
        <w:t xml:space="preserve">essential to </w:t>
      </w:r>
      <w:r w:rsidRPr="007E3AD4">
        <w:rPr>
          <w:rFonts w:ascii="Times New Roman" w:hAnsi="Times New Roman" w:cs="Times New Roman"/>
          <w:color w:val="222222"/>
          <w:sz w:val="24"/>
          <w:szCs w:val="24"/>
          <w:shd w:val="clear" w:color="auto" w:fill="FFFFFF"/>
        </w:rPr>
        <w:t xml:space="preserve">predictions of bulk thermodynamic and elastic properties </w:t>
      </w:r>
      <w:r w:rsidR="009A524B">
        <w:rPr>
          <w:rFonts w:ascii="Times New Roman" w:hAnsi="Times New Roman" w:cs="Times New Roman"/>
          <w:color w:val="222222"/>
          <w:sz w:val="24"/>
          <w:szCs w:val="24"/>
          <w:shd w:val="clear" w:color="auto" w:fill="FFFFFF"/>
        </w:rPr>
        <w:fldChar w:fldCharType="begin">
          <w:fldData xml:space="preserve">PEVuZE5vdGU+PENpdGU+PEF1dGhvcj5CcmVkb3c8L0F1dGhvcj48WWVhcj4yMDAwPC9ZZWFyPjxS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PEVuZE5vdGU+PENpdGU+PEF1dGhvcj5CcmVkb3c8L0F1dGhvcj48WWVhcj4yMDAwPC9ZZWFyPjxS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9A524B">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[10,11,13]</w:t>
      </w:r>
      <w:r w:rsidR="009A524B">
        <w:rPr>
          <w:rFonts w:ascii="Times New Roman" w:hAnsi="Times New Roman" w:cs="Times New Roman"/>
          <w:color w:val="222222"/>
          <w:sz w:val="24"/>
          <w:szCs w:val="24"/>
          <w:shd w:val="clear" w:color="auto" w:fill="FFFFFF"/>
        </w:rPr>
        <w:fldChar w:fldCharType="end"/>
      </w:r>
      <w:r w:rsidRPr="007E3AD4">
        <w:rPr>
          <w:rFonts w:ascii="Times New Roman" w:hAnsi="Times New Roman" w:cs="Times New Roman"/>
          <w:color w:val="222222"/>
          <w:sz w:val="24"/>
          <w:szCs w:val="24"/>
          <w:shd w:val="clear" w:color="auto" w:fill="FFFFFF"/>
        </w:rPr>
        <w:t xml:space="preserve">.     </w:t>
      </w:r>
    </w:p>
    <w:p w14:paraId="2173D77E" w14:textId="65F998DF" w:rsidR="006624ED" w:rsidRPr="007E3AD4"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 xml:space="preserve">However, in such a research program there is a confounding detail.  The most effective heating by x-rays will occur with lower-energy photons </w:t>
      </w:r>
      <w:r w:rsidR="00EF5746">
        <w:rPr>
          <w:rFonts w:ascii="Times New Roman" w:hAnsi="Times New Roman" w:cs="Times New Roman"/>
          <w:color w:val="222222"/>
          <w:sz w:val="24"/>
          <w:szCs w:val="24"/>
          <w:shd w:val="clear" w:color="auto" w:fill="FFFFFF"/>
        </w:rPr>
        <w:t>(</w:t>
      </w:r>
      <w:r w:rsidRPr="007E3AD4">
        <w:rPr>
          <w:rFonts w:ascii="Times New Roman" w:hAnsi="Times New Roman" w:cs="Times New Roman"/>
          <w:color w:val="222222"/>
          <w:sz w:val="24"/>
          <w:szCs w:val="24"/>
          <w:shd w:val="clear" w:color="auto" w:fill="FFFFFF"/>
        </w:rPr>
        <w:t>that are more strongly absorbed</w:t>
      </w:r>
      <w:r w:rsidR="00EF5746">
        <w:rPr>
          <w:rFonts w:ascii="Times New Roman" w:hAnsi="Times New Roman" w:cs="Times New Roman"/>
          <w:color w:val="222222"/>
          <w:sz w:val="24"/>
          <w:szCs w:val="24"/>
          <w:shd w:val="clear" w:color="auto" w:fill="FFFFFF"/>
        </w:rPr>
        <w:t>)</w:t>
      </w:r>
      <w:r w:rsidRPr="007E3AD4">
        <w:rPr>
          <w:rFonts w:ascii="Times New Roman" w:hAnsi="Times New Roman" w:cs="Times New Roman"/>
          <w:color w:val="222222"/>
          <w:sz w:val="24"/>
          <w:szCs w:val="24"/>
          <w:shd w:val="clear" w:color="auto" w:fill="FFFFFF"/>
        </w:rPr>
        <w:t xml:space="preserve"> whereas any detailed interrogation of the real-space charge distribution by XRD requires the use of </w:t>
      </w:r>
      <w:r w:rsidR="000C7389" w:rsidRPr="007E3AD4">
        <w:rPr>
          <w:rFonts w:ascii="Times New Roman" w:hAnsi="Times New Roman" w:cs="Times New Roman"/>
          <w:color w:val="222222"/>
          <w:sz w:val="24"/>
          <w:szCs w:val="24"/>
          <w:shd w:val="clear" w:color="auto" w:fill="FFFFFF"/>
        </w:rPr>
        <w:t>h</w:t>
      </w:r>
      <w:r w:rsidR="000C7389">
        <w:rPr>
          <w:rFonts w:ascii="Times New Roman" w:hAnsi="Times New Roman" w:cs="Times New Roman"/>
          <w:color w:val="222222"/>
          <w:sz w:val="24"/>
          <w:szCs w:val="24"/>
          <w:shd w:val="clear" w:color="auto" w:fill="FFFFFF"/>
        </w:rPr>
        <w:t>igher energy</w:t>
      </w:r>
      <w:r w:rsidR="000C7389" w:rsidRPr="007E3AD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x</w:t>
      </w:r>
      <w:r w:rsidR="00302594">
        <w:rPr>
          <w:rFonts w:ascii="Times New Roman" w:hAnsi="Times New Roman" w:cs="Times New Roman"/>
          <w:color w:val="222222"/>
          <w:sz w:val="24"/>
          <w:szCs w:val="24"/>
          <w:shd w:val="clear" w:color="auto" w:fill="FFFFFF"/>
        </w:rPr>
        <w:t>-</w:t>
      </w:r>
      <w:r w:rsidRPr="007E3AD4">
        <w:rPr>
          <w:rFonts w:ascii="Times New Roman" w:hAnsi="Times New Roman" w:cs="Times New Roman"/>
          <w:color w:val="222222"/>
          <w:sz w:val="24"/>
          <w:szCs w:val="24"/>
          <w:shd w:val="clear" w:color="auto" w:fill="FFFFFF"/>
        </w:rPr>
        <w:t xml:space="preserve">rays to obtain information over a wide momentum transfer range. </w:t>
      </w:r>
      <w:r w:rsidR="007727D7">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&lt;EndNote&gt;&lt;Cite&gt;&lt;Author&gt;Valenza&lt;/Author&gt;&lt;Year&gt;2016&lt;/Year&gt;&lt;RecNum&gt;5&lt;/RecNum&gt;&lt;DisplayText&gt;[12]&lt;/DisplayText&gt;&lt;record&gt;&lt;rec-number&gt;5&lt;/rec-number&gt;&lt;foreign-keys&gt;&lt;key app="EN" db-id="t9s9se0t6vp9pvez5ecvs9dn5tzwddxpfzsa" timestamp="0"&gt;5&lt;/key&gt;&lt;/foreign-keys&gt;&lt;ref-type name="Journal Article"&gt;17&lt;/ref-type&gt;&lt;contributors&gt;&lt;authors&gt;&lt;author&gt;Valenza, Ryan A.&lt;/author&gt;&lt;author&gt;Seidler, Gerald T.&lt;/author&gt;&lt;/authors&gt;&lt;/contributors&gt;&lt;titles&gt;&lt;title&gt;Warm dense crystallography&lt;/title&gt;&lt;secondary-title&gt;Physical Review B&lt;/secondary-title&gt;&lt;/titles&gt;&lt;pages&gt;115135&lt;/pages&gt;&lt;volume&gt;93&lt;/volume&gt;&lt;number&gt;11&lt;/number&gt;&lt;dates&gt;&lt;year&gt;2016&lt;/year&gt;&lt;pub-dates&gt;&lt;date&gt;03/21/&lt;/date&gt;&lt;/pub-dates&gt;&lt;/dates&gt;&lt;publisher&gt;American Physical Society&lt;/publisher&gt;&lt;urls&gt;&lt;related-urls&gt;&lt;url&gt;http://link.aps.org/doi/10.1103/PhysRevB.93.115135&lt;/url&gt;&lt;/related-urls&gt;&lt;/urls&gt;&lt;/record&gt;&lt;/Cite&gt;&lt;/EndNote&gt;</w:instrText>
      </w:r>
      <w:r w:rsidR="007727D7">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[12]</w:t>
      </w:r>
      <w:r w:rsidR="007727D7">
        <w:rPr>
          <w:rFonts w:ascii="Times New Roman" w:hAnsi="Times New Roman" w:cs="Times New Roman"/>
          <w:color w:val="222222"/>
          <w:sz w:val="24"/>
          <w:szCs w:val="24"/>
          <w:shd w:val="clear" w:color="auto" w:fill="FFFFFF"/>
        </w:rPr>
        <w:fldChar w:fldCharType="end"/>
      </w:r>
      <w:r w:rsidR="007727D7">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 xml:space="preserve">This </w:t>
      </w:r>
      <w:r w:rsidRPr="007E3AD4">
        <w:rPr>
          <w:rFonts w:ascii="Times New Roman" w:hAnsi="Times New Roman" w:cs="Times New Roman"/>
          <w:color w:val="222222"/>
          <w:sz w:val="24"/>
          <w:szCs w:val="24"/>
          <w:shd w:val="clear" w:color="auto" w:fill="FFFFFF"/>
        </w:rPr>
        <w:lastRenderedPageBreak/>
        <w:t xml:space="preserve">dilemma raises a question that is new in the XFEL community but old in the broader plasma physics community: </w:t>
      </w:r>
      <w:r w:rsidRPr="007E3AD4">
        <w:rPr>
          <w:rFonts w:ascii="Times New Roman" w:hAnsi="Times New Roman" w:cs="Times New Roman"/>
          <w:i/>
          <w:color w:val="222222"/>
          <w:sz w:val="24"/>
          <w:szCs w:val="24"/>
          <w:shd w:val="clear" w:color="auto" w:fill="FFFFFF"/>
        </w:rPr>
        <w:t xml:space="preserve">Given the incident pulse characteristics and the </w:t>
      </w:r>
      <w:r w:rsidR="00EF5746">
        <w:rPr>
          <w:rFonts w:ascii="Times New Roman" w:hAnsi="Times New Roman" w:cs="Times New Roman"/>
          <w:i/>
          <w:color w:val="222222"/>
          <w:sz w:val="24"/>
          <w:szCs w:val="24"/>
          <w:shd w:val="clear" w:color="auto" w:fill="FFFFFF"/>
        </w:rPr>
        <w:t xml:space="preserve">desired </w:t>
      </w:r>
      <w:r w:rsidR="00BC770A">
        <w:rPr>
          <w:rFonts w:ascii="Times New Roman" w:hAnsi="Times New Roman" w:cs="Times New Roman"/>
          <w:i/>
          <w:color w:val="222222"/>
          <w:sz w:val="24"/>
          <w:szCs w:val="24"/>
          <w:shd w:val="clear" w:color="auto" w:fill="FFFFFF"/>
        </w:rPr>
        <w:t>sample</w:t>
      </w:r>
      <w:r w:rsidR="00BC770A" w:rsidRPr="007E3AD4">
        <w:rPr>
          <w:rFonts w:ascii="Times New Roman" w:hAnsi="Times New Roman" w:cs="Times New Roman"/>
          <w:i/>
          <w:color w:val="222222"/>
          <w:sz w:val="24"/>
          <w:szCs w:val="24"/>
          <w:shd w:val="clear" w:color="auto" w:fill="FFFFFF"/>
        </w:rPr>
        <w:t xml:space="preserve"> </w:t>
      </w:r>
      <w:r w:rsidRPr="007E3AD4">
        <w:rPr>
          <w:rFonts w:ascii="Times New Roman" w:hAnsi="Times New Roman" w:cs="Times New Roman"/>
          <w:i/>
          <w:color w:val="222222"/>
          <w:sz w:val="24"/>
          <w:szCs w:val="24"/>
          <w:shd w:val="clear" w:color="auto" w:fill="FFFFFF"/>
        </w:rPr>
        <w:t>material, how does one design a target to achieve optimal energy density deposition</w:t>
      </w:r>
      <w:r w:rsidRPr="007E3AD4">
        <w:rPr>
          <w:rFonts w:ascii="Times New Roman" w:hAnsi="Times New Roman" w:cs="Times New Roman"/>
          <w:color w:val="222222"/>
          <w:sz w:val="24"/>
          <w:szCs w:val="24"/>
          <w:shd w:val="clear" w:color="auto" w:fill="FFFFFF"/>
        </w:rPr>
        <w:t>?</w:t>
      </w:r>
    </w:p>
    <w:p w14:paraId="741ECEAB" w14:textId="5D6E4271" w:rsidR="00CC2E88" w:rsidRPr="001C5628"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 xml:space="preserve">The most comprehensive treatment of this question would include a fully </w:t>
      </w:r>
      <w:proofErr w:type="spellStart"/>
      <w:r w:rsidRPr="007E3AD4">
        <w:rPr>
          <w:rFonts w:ascii="Times New Roman" w:hAnsi="Times New Roman" w:cs="Times New Roman"/>
          <w:color w:val="222222"/>
          <w:sz w:val="24"/>
          <w:szCs w:val="24"/>
          <w:shd w:val="clear" w:color="auto" w:fill="FFFFFF"/>
        </w:rPr>
        <w:t>spatio</w:t>
      </w:r>
      <w:proofErr w:type="spellEnd"/>
      <w:r w:rsidRPr="007E3AD4">
        <w:rPr>
          <w:rFonts w:ascii="Times New Roman" w:hAnsi="Times New Roman" w:cs="Times New Roman"/>
          <w:color w:val="222222"/>
          <w:sz w:val="24"/>
          <w:szCs w:val="24"/>
          <w:shd w:val="clear" w:color="auto" w:fill="FFFFFF"/>
        </w:rPr>
        <w:t xml:space="preserve">-temporal treatment of radiative transport </w:t>
      </w:r>
      <w:r w:rsidR="00B644CD">
        <w:rPr>
          <w:rFonts w:ascii="Times New Roman" w:hAnsi="Times New Roman" w:cs="Times New Roman"/>
          <w:color w:val="222222"/>
          <w:sz w:val="24"/>
          <w:szCs w:val="24"/>
          <w:shd w:val="clear" w:color="auto" w:fill="FFFFFF"/>
        </w:rPr>
        <w:t>as well as</w:t>
      </w:r>
      <w:r w:rsidR="00B644CD" w:rsidRPr="007E3AD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electronic dynamics and electron-atom interaction</w:t>
      </w:r>
      <w:r w:rsidR="002A0C3B">
        <w:rPr>
          <w:rFonts w:ascii="Times New Roman" w:hAnsi="Times New Roman" w:cs="Times New Roman"/>
          <w:color w:val="222222"/>
          <w:sz w:val="24"/>
          <w:szCs w:val="24"/>
          <w:shd w:val="clear" w:color="auto" w:fill="FFFFFF"/>
        </w:rPr>
        <w:t>s</w:t>
      </w:r>
      <w:r w:rsidRPr="007E3AD4">
        <w:rPr>
          <w:rFonts w:ascii="Times New Roman" w:hAnsi="Times New Roman" w:cs="Times New Roman"/>
          <w:color w:val="222222"/>
          <w:sz w:val="24"/>
          <w:szCs w:val="24"/>
          <w:shd w:val="clear" w:color="auto" w:fill="FFFFFF"/>
        </w:rPr>
        <w:t xml:space="preserve"> wherein, again because of the short time scales, lattice relaxation can be ignored or at least is secondary.  </w:t>
      </w:r>
      <w:r w:rsidR="00A05DFC" w:rsidRPr="007E3AD4">
        <w:rPr>
          <w:rFonts w:ascii="Times New Roman" w:hAnsi="Times New Roman" w:cs="Times New Roman"/>
          <w:color w:val="222222"/>
          <w:sz w:val="24"/>
          <w:szCs w:val="24"/>
          <w:shd w:val="clear" w:color="auto" w:fill="FFFFFF"/>
        </w:rPr>
        <w:t xml:space="preserve">Within </w:t>
      </w:r>
      <w:r w:rsidR="00CC2E88" w:rsidRPr="007E3AD4">
        <w:rPr>
          <w:rFonts w:ascii="Times New Roman" w:hAnsi="Times New Roman" w:cs="Times New Roman"/>
          <w:color w:val="222222"/>
          <w:sz w:val="24"/>
          <w:szCs w:val="24"/>
          <w:shd w:val="clear" w:color="auto" w:fill="FFFFFF"/>
        </w:rPr>
        <w:t xml:space="preserve">this </w:t>
      </w:r>
      <w:del w:id="17" w:author="Oliver R. Hoidn" w:date="2017-04-13T12:35:00Z">
        <w:r w:rsidR="00CC2E88" w:rsidRPr="007E3AD4" w:rsidDel="00C50FFA">
          <w:rPr>
            <w:rFonts w:ascii="Times New Roman" w:hAnsi="Times New Roman" w:cs="Times New Roman"/>
            <w:color w:val="222222"/>
            <w:sz w:val="24"/>
            <w:szCs w:val="24"/>
            <w:shd w:val="clear" w:color="auto" w:fill="FFFFFF"/>
          </w:rPr>
          <w:delText>simplified</w:delText>
        </w:r>
        <w:r w:rsidR="00A05DFC" w:rsidRPr="007E3AD4" w:rsidDel="00C50FFA">
          <w:rPr>
            <w:rFonts w:ascii="Times New Roman" w:hAnsi="Times New Roman" w:cs="Times New Roman"/>
            <w:color w:val="222222"/>
            <w:sz w:val="24"/>
            <w:szCs w:val="24"/>
            <w:shd w:val="clear" w:color="auto" w:fill="FFFFFF"/>
          </w:rPr>
          <w:delText xml:space="preserve"> </w:delText>
        </w:r>
      </w:del>
      <w:r w:rsidR="002A0C3B" w:rsidRPr="007E3AD4">
        <w:rPr>
          <w:rFonts w:ascii="Times New Roman" w:hAnsi="Times New Roman" w:cs="Times New Roman"/>
          <w:color w:val="222222"/>
          <w:sz w:val="24"/>
          <w:szCs w:val="24"/>
          <w:shd w:val="clear" w:color="auto" w:fill="FFFFFF"/>
        </w:rPr>
        <w:t>framework</w:t>
      </w:r>
      <w:ins w:id="18" w:author="Evan Jahrman" w:date="2017-04-12T11:54:00Z">
        <w:r w:rsidR="002A0C3B" w:rsidRPr="007E3AD4">
          <w:rPr>
            <w:rFonts w:ascii="Times New Roman" w:hAnsi="Times New Roman" w:cs="Times New Roman"/>
            <w:color w:val="222222"/>
            <w:sz w:val="24"/>
            <w:szCs w:val="24"/>
            <w:shd w:val="clear" w:color="auto" w:fill="FFFFFF"/>
          </w:rPr>
          <w:t>,</w:t>
        </w:r>
      </w:ins>
      <w:r w:rsidR="00A05DFC" w:rsidRPr="007E3AD4">
        <w:rPr>
          <w:rFonts w:ascii="Times New Roman" w:hAnsi="Times New Roman" w:cs="Times New Roman"/>
          <w:color w:val="222222"/>
          <w:sz w:val="24"/>
          <w:szCs w:val="24"/>
          <w:shd w:val="clear" w:color="auto" w:fill="FFFFFF"/>
        </w:rPr>
        <w:t xml:space="preserve"> the temporal evolution </w:t>
      </w:r>
      <w:r w:rsidR="00CC2E88" w:rsidRPr="007E3AD4">
        <w:rPr>
          <w:rFonts w:ascii="Times New Roman" w:hAnsi="Times New Roman" w:cs="Times New Roman"/>
          <w:color w:val="222222"/>
          <w:sz w:val="24"/>
          <w:szCs w:val="24"/>
          <w:shd w:val="clear" w:color="auto" w:fill="FFFFFF"/>
        </w:rPr>
        <w:t xml:space="preserve">of electron-electron and electron-atom interaction </w:t>
      </w:r>
      <w:del w:id="19" w:author="Oliver R. Hoidn" w:date="2017-04-13T12:35:00Z">
        <w:r w:rsidR="00CC2E88" w:rsidRPr="007E3AD4" w:rsidDel="00C50FFA">
          <w:rPr>
            <w:rFonts w:ascii="Times New Roman" w:hAnsi="Times New Roman" w:cs="Times New Roman"/>
            <w:color w:val="222222"/>
            <w:sz w:val="24"/>
            <w:szCs w:val="24"/>
            <w:shd w:val="clear" w:color="auto" w:fill="FFFFFF"/>
          </w:rPr>
          <w:delText xml:space="preserve">nevertheless </w:delText>
        </w:r>
        <w:r w:rsidR="00A05DFC" w:rsidRPr="007E3AD4" w:rsidDel="00C50FFA">
          <w:rPr>
            <w:rFonts w:ascii="Times New Roman" w:hAnsi="Times New Roman" w:cs="Times New Roman"/>
            <w:color w:val="222222"/>
            <w:sz w:val="24"/>
            <w:szCs w:val="24"/>
            <w:shd w:val="clear" w:color="auto" w:fill="FFFFFF"/>
          </w:rPr>
          <w:delText>encompasses</w:delText>
        </w:r>
        <w:r w:rsidR="00B3130B" w:rsidRPr="007E3AD4" w:rsidDel="00C50FFA">
          <w:rPr>
            <w:rFonts w:ascii="Times New Roman" w:hAnsi="Times New Roman" w:cs="Times New Roman"/>
            <w:color w:val="222222"/>
            <w:sz w:val="24"/>
            <w:szCs w:val="24"/>
            <w:shd w:val="clear" w:color="auto" w:fill="FFFFFF"/>
          </w:rPr>
          <w:delText xml:space="preserve"> </w:delText>
        </w:r>
      </w:del>
      <w:ins w:id="20" w:author="Oliver R. Hoidn" w:date="2017-04-13T12:35:00Z">
        <w:r w:rsidR="00C50FFA">
          <w:rPr>
            <w:rFonts w:ascii="Times New Roman" w:hAnsi="Times New Roman" w:cs="Times New Roman"/>
            <w:color w:val="222222"/>
            <w:sz w:val="24"/>
            <w:szCs w:val="24"/>
            <w:shd w:val="clear" w:color="auto" w:fill="FFFFFF"/>
          </w:rPr>
          <w:t>includes</w:t>
        </w:r>
        <w:r w:rsidR="00C50FFA" w:rsidRPr="007E3AD4">
          <w:rPr>
            <w:rFonts w:ascii="Times New Roman" w:hAnsi="Times New Roman" w:cs="Times New Roman"/>
            <w:color w:val="222222"/>
            <w:sz w:val="24"/>
            <w:szCs w:val="24"/>
            <w:shd w:val="clear" w:color="auto" w:fill="FFFFFF"/>
          </w:rPr>
          <w:t xml:space="preserve"> </w:t>
        </w:r>
      </w:ins>
      <w:r w:rsidR="00CC2E88" w:rsidRPr="007E3AD4">
        <w:rPr>
          <w:rFonts w:ascii="Times New Roman" w:hAnsi="Times New Roman" w:cs="Times New Roman"/>
          <w:color w:val="222222"/>
          <w:sz w:val="24"/>
          <w:szCs w:val="24"/>
          <w:shd w:val="clear" w:color="auto" w:fill="FFFFFF"/>
        </w:rPr>
        <w:t>several stages</w:t>
      </w:r>
      <w:r w:rsidR="00B3130B" w:rsidRPr="007E3AD4">
        <w:rPr>
          <w:rFonts w:ascii="Times New Roman" w:hAnsi="Times New Roman" w:cs="Times New Roman"/>
          <w:color w:val="222222"/>
          <w:sz w:val="24"/>
          <w:szCs w:val="24"/>
          <w:shd w:val="clear" w:color="auto" w:fill="FFFFFF"/>
        </w:rPr>
        <w:t>.</w:t>
      </w:r>
      <w:r w:rsidR="00A05DFC" w:rsidRPr="007E3AD4">
        <w:rPr>
          <w:rFonts w:ascii="Times New Roman" w:hAnsi="Times New Roman" w:cs="Times New Roman"/>
          <w:color w:val="222222"/>
          <w:sz w:val="24"/>
          <w:szCs w:val="24"/>
          <w:shd w:val="clear" w:color="auto" w:fill="FFFFFF"/>
        </w:rPr>
        <w:t xml:space="preserve"> </w:t>
      </w:r>
      <w:r w:rsidR="009C1AF4" w:rsidRPr="007E3AD4">
        <w:rPr>
          <w:rFonts w:ascii="Times New Roman" w:hAnsi="Times New Roman" w:cs="Times New Roman"/>
          <w:color w:val="222222"/>
          <w:sz w:val="24"/>
          <w:szCs w:val="24"/>
          <w:shd w:val="clear" w:color="auto" w:fill="FFFFFF"/>
        </w:rPr>
        <w:t>First, t</w:t>
      </w:r>
      <w:r w:rsidR="00A05DFC" w:rsidRPr="007E3AD4">
        <w:rPr>
          <w:rFonts w:ascii="Times New Roman" w:hAnsi="Times New Roman" w:cs="Times New Roman"/>
          <w:color w:val="222222"/>
          <w:sz w:val="24"/>
          <w:szCs w:val="24"/>
          <w:shd w:val="clear" w:color="auto" w:fill="FFFFFF"/>
        </w:rPr>
        <w:t xml:space="preserve">he atomic physics of the core levels </w:t>
      </w:r>
      <w:r w:rsidR="00B3130B" w:rsidRPr="007E3AD4">
        <w:rPr>
          <w:rFonts w:ascii="Times New Roman" w:hAnsi="Times New Roman" w:cs="Times New Roman"/>
          <w:color w:val="222222"/>
          <w:sz w:val="24"/>
          <w:szCs w:val="24"/>
          <w:shd w:val="clear" w:color="auto" w:fill="FFFFFF"/>
        </w:rPr>
        <w:t xml:space="preserve">gives rise to an initial population of </w:t>
      </w:r>
      <w:r w:rsidR="009C1AF4" w:rsidRPr="007E3AD4">
        <w:rPr>
          <w:rFonts w:ascii="Times New Roman" w:hAnsi="Times New Roman" w:cs="Times New Roman"/>
          <w:color w:val="222222"/>
          <w:sz w:val="24"/>
          <w:szCs w:val="24"/>
          <w:shd w:val="clear" w:color="auto" w:fill="FFFFFF"/>
        </w:rPr>
        <w:t xml:space="preserve">high-energy </w:t>
      </w:r>
      <w:r w:rsidR="00B3130B" w:rsidRPr="007E3AD4">
        <w:rPr>
          <w:rFonts w:ascii="Times New Roman" w:hAnsi="Times New Roman" w:cs="Times New Roman"/>
          <w:color w:val="222222"/>
          <w:sz w:val="24"/>
          <w:szCs w:val="24"/>
          <w:shd w:val="clear" w:color="auto" w:fill="FFFFFF"/>
        </w:rPr>
        <w:t xml:space="preserve">Auger </w:t>
      </w:r>
      <w:ins w:id="21" w:author="Oliver R. Hoidn" w:date="2017-04-13T14:49:00Z">
        <w:r w:rsidR="00C50FFA">
          <w:rPr>
            <w:rFonts w:ascii="Times New Roman" w:hAnsi="Times New Roman" w:cs="Times New Roman"/>
            <w:color w:val="222222"/>
            <w:sz w:val="24"/>
            <w:szCs w:val="24"/>
            <w:shd w:val="clear" w:color="auto" w:fill="FFFFFF"/>
          </w:rPr>
          <w:t xml:space="preserve">electrons </w:t>
        </w:r>
      </w:ins>
      <w:r w:rsidR="00B3130B" w:rsidRPr="007E3AD4">
        <w:rPr>
          <w:rFonts w:ascii="Times New Roman" w:hAnsi="Times New Roman" w:cs="Times New Roman"/>
          <w:color w:val="222222"/>
          <w:sz w:val="24"/>
          <w:szCs w:val="24"/>
          <w:shd w:val="clear" w:color="auto" w:fill="FFFFFF"/>
        </w:rPr>
        <w:t>and photoelectrons</w:t>
      </w:r>
      <w:r w:rsidR="009C1AF4" w:rsidRPr="007E3AD4">
        <w:rPr>
          <w:rFonts w:ascii="Times New Roman" w:hAnsi="Times New Roman" w:cs="Times New Roman"/>
          <w:color w:val="222222"/>
          <w:sz w:val="24"/>
          <w:szCs w:val="24"/>
          <w:shd w:val="clear" w:color="auto" w:fill="FFFFFF"/>
        </w:rPr>
        <w:t xml:space="preserve"> that decay into low-energy (&lt; 50 eV) electronic excitations </w:t>
      </w:r>
      <w:r w:rsidR="004F2C8C" w:rsidRPr="007E3AD4">
        <w:rPr>
          <w:rFonts w:ascii="Times New Roman" w:hAnsi="Times New Roman" w:cs="Times New Roman"/>
          <w:color w:val="222222"/>
          <w:sz w:val="24"/>
          <w:szCs w:val="24"/>
          <w:shd w:val="clear" w:color="auto" w:fill="FFFFFF"/>
        </w:rPr>
        <w:t xml:space="preserve">(both collective and single-particle) </w:t>
      </w:r>
      <w:r w:rsidR="009C1AF4" w:rsidRPr="007E3AD4">
        <w:rPr>
          <w:rFonts w:ascii="Times New Roman" w:hAnsi="Times New Roman" w:cs="Times New Roman"/>
          <w:color w:val="222222"/>
          <w:sz w:val="24"/>
          <w:szCs w:val="24"/>
          <w:shd w:val="clear" w:color="auto" w:fill="FFFFFF"/>
        </w:rPr>
        <w:t>on the scale of a few femtoseconds</w:t>
      </w:r>
      <w:r w:rsidR="002B6E46" w:rsidRPr="007E3AD4">
        <w:rPr>
          <w:rFonts w:ascii="Times New Roman" w:hAnsi="Times New Roman" w:cs="Times New Roman"/>
          <w:color w:val="222222"/>
          <w:sz w:val="24"/>
          <w:szCs w:val="24"/>
          <w:shd w:val="clear" w:color="auto" w:fill="FFFFFF"/>
        </w:rPr>
        <w:t xml:space="preserve">. </w:t>
      </w:r>
      <w:r w:rsidR="00302982">
        <w:rPr>
          <w:rFonts w:ascii="Times New Roman" w:eastAsiaTheme="minorEastAsia" w:hAnsi="Times New Roman" w:cs="Times New Roman"/>
          <w:color w:val="222222"/>
          <w:sz w:val="24"/>
          <w:szCs w:val="24"/>
          <w:shd w:val="clear" w:color="auto" w:fill="FFFFFF"/>
        </w:rPr>
        <w:t>The resulting c</w:t>
      </w:r>
      <w:r w:rsidR="00F12AF6" w:rsidRPr="007E3AD4">
        <w:rPr>
          <w:rFonts w:ascii="Times New Roman" w:eastAsiaTheme="minorEastAsia" w:hAnsi="Times New Roman" w:cs="Times New Roman"/>
          <w:color w:val="222222"/>
          <w:sz w:val="24"/>
          <w:szCs w:val="24"/>
          <w:shd w:val="clear" w:color="auto" w:fill="FFFFFF"/>
        </w:rPr>
        <w:t>ollective</w:t>
      </w:r>
      <w:r w:rsidR="004F2C8C" w:rsidRPr="007E3AD4">
        <w:rPr>
          <w:rFonts w:ascii="Times New Roman" w:eastAsiaTheme="minorEastAsia" w:hAnsi="Times New Roman" w:cs="Times New Roman"/>
          <w:color w:val="222222"/>
          <w:sz w:val="24"/>
          <w:szCs w:val="24"/>
          <w:shd w:val="clear" w:color="auto" w:fill="FFFFFF"/>
        </w:rPr>
        <w:t xml:space="preserve"> excitations </w:t>
      </w:r>
      <w:r w:rsidR="00747D29" w:rsidRPr="007E3AD4">
        <w:rPr>
          <w:rFonts w:ascii="Times New Roman" w:eastAsiaTheme="minorEastAsia" w:hAnsi="Times New Roman" w:cs="Times New Roman"/>
          <w:color w:val="222222"/>
          <w:sz w:val="24"/>
          <w:szCs w:val="24"/>
          <w:shd w:val="clear" w:color="auto" w:fill="FFFFFF"/>
        </w:rPr>
        <w:t xml:space="preserve">decay </w:t>
      </w:r>
      <w:r w:rsidR="00302982">
        <w:rPr>
          <w:rFonts w:ascii="Times New Roman" w:eastAsiaTheme="minorEastAsia" w:hAnsi="Times New Roman" w:cs="Times New Roman"/>
          <w:color w:val="222222"/>
          <w:sz w:val="24"/>
          <w:szCs w:val="24"/>
          <w:shd w:val="clear" w:color="auto" w:fill="FFFFFF"/>
        </w:rPr>
        <w:t>by generating</w:t>
      </w:r>
      <w:r w:rsidR="00A752C0" w:rsidRPr="007E3AD4">
        <w:rPr>
          <w:rFonts w:ascii="Times New Roman" w:eastAsiaTheme="minorEastAsia" w:hAnsi="Times New Roman" w:cs="Times New Roman"/>
          <w:color w:val="222222"/>
          <w:sz w:val="24"/>
          <w:szCs w:val="24"/>
          <w:shd w:val="clear" w:color="auto" w:fill="FFFFFF"/>
        </w:rPr>
        <w:t xml:space="preserve"> </w:t>
      </w:r>
      <w:r w:rsidR="00F12AF6" w:rsidRPr="007E3AD4">
        <w:rPr>
          <w:rFonts w:ascii="Times New Roman" w:eastAsiaTheme="minorEastAsia" w:hAnsi="Times New Roman" w:cs="Times New Roman"/>
          <w:color w:val="222222"/>
          <w:sz w:val="24"/>
          <w:szCs w:val="24"/>
          <w:shd w:val="clear" w:color="auto" w:fill="FFFFFF"/>
        </w:rPr>
        <w:t>electron-hole pairs</w:t>
      </w:r>
      <w:r w:rsidR="00A752C0" w:rsidRPr="007E3AD4">
        <w:rPr>
          <w:rFonts w:ascii="Times New Roman" w:eastAsiaTheme="minorEastAsia" w:hAnsi="Times New Roman" w:cs="Times New Roman"/>
          <w:color w:val="222222"/>
          <w:sz w:val="24"/>
          <w:szCs w:val="24"/>
          <w:shd w:val="clear" w:color="auto" w:fill="FFFFFF"/>
        </w:rPr>
        <w:t xml:space="preserve"> on the time scale of </w:t>
      </w:r>
      <w:r w:rsidR="00EF5746">
        <w:rPr>
          <w:rFonts w:ascii="Times New Roman" w:eastAsiaTheme="minorEastAsia" w:hAnsi="Times New Roman" w:cs="Times New Roman"/>
          <w:color w:val="222222"/>
          <w:sz w:val="24"/>
          <w:szCs w:val="24"/>
          <w:shd w:val="clear" w:color="auto" w:fill="FFFFFF"/>
        </w:rPr>
        <w:t>tens of f</w:t>
      </w:r>
      <w:r w:rsidR="00D00002">
        <w:rPr>
          <w:rFonts w:ascii="Times New Roman" w:eastAsiaTheme="minorEastAsia" w:hAnsi="Times New Roman" w:cs="Times New Roman"/>
          <w:color w:val="222222"/>
          <w:sz w:val="24"/>
          <w:szCs w:val="24"/>
          <w:shd w:val="clear" w:color="auto" w:fill="FFFFFF"/>
        </w:rPr>
        <w:t>emtosecond</w:t>
      </w:r>
      <w:r w:rsidR="00EF5746">
        <w:rPr>
          <w:rFonts w:ascii="Times New Roman" w:eastAsiaTheme="minorEastAsia" w:hAnsi="Times New Roman" w:cs="Times New Roman"/>
          <w:color w:val="222222"/>
          <w:sz w:val="24"/>
          <w:szCs w:val="24"/>
          <w:shd w:val="clear" w:color="auto" w:fill="FFFFFF"/>
        </w:rPr>
        <w:t xml:space="preserve">s. </w:t>
      </w:r>
      <w:r w:rsidR="00302982">
        <w:rPr>
          <w:rFonts w:ascii="Times New Roman" w:eastAsiaTheme="minorEastAsia" w:hAnsi="Times New Roman" w:cs="Times New Roman"/>
          <w:color w:val="222222"/>
          <w:sz w:val="24"/>
          <w:szCs w:val="24"/>
          <w:shd w:val="clear" w:color="auto" w:fill="FFFFFF"/>
        </w:rPr>
        <w:t xml:space="preserve"> S</w:t>
      </w:r>
      <w:r w:rsidR="00747D29" w:rsidRPr="007E3AD4">
        <w:rPr>
          <w:rFonts w:ascii="Times New Roman" w:eastAsiaTheme="minorEastAsia" w:hAnsi="Times New Roman" w:cs="Times New Roman"/>
          <w:color w:val="222222"/>
          <w:sz w:val="24"/>
          <w:szCs w:val="24"/>
          <w:shd w:val="clear" w:color="auto" w:fill="FFFFFF"/>
        </w:rPr>
        <w:t xml:space="preserve">ubsequent electron-electron </w:t>
      </w:r>
      <w:proofErr w:type="spellStart"/>
      <w:r w:rsidR="00747D29" w:rsidRPr="007E3AD4">
        <w:rPr>
          <w:rFonts w:ascii="Times New Roman" w:eastAsiaTheme="minorEastAsia" w:hAnsi="Times New Roman" w:cs="Times New Roman"/>
          <w:color w:val="222222"/>
          <w:sz w:val="24"/>
          <w:szCs w:val="24"/>
          <w:shd w:val="clear" w:color="auto" w:fill="FFFFFF"/>
        </w:rPr>
        <w:t>thermalization</w:t>
      </w:r>
      <w:proofErr w:type="spellEnd"/>
      <w:r w:rsidR="00747D29" w:rsidRPr="007E3AD4">
        <w:rPr>
          <w:rFonts w:ascii="Times New Roman" w:eastAsiaTheme="minorEastAsia" w:hAnsi="Times New Roman" w:cs="Times New Roman"/>
          <w:color w:val="222222"/>
          <w:sz w:val="24"/>
          <w:szCs w:val="24"/>
          <w:shd w:val="clear" w:color="auto" w:fill="FFFFFF"/>
        </w:rPr>
        <w:t xml:space="preserve"> </w:t>
      </w:r>
      <w:r w:rsidR="002F713D" w:rsidRPr="007E3AD4">
        <w:rPr>
          <w:rFonts w:ascii="Times New Roman" w:eastAsiaTheme="minorEastAsia" w:hAnsi="Times New Roman" w:cs="Times New Roman"/>
          <w:color w:val="222222"/>
          <w:sz w:val="24"/>
          <w:szCs w:val="24"/>
          <w:shd w:val="clear" w:color="auto" w:fill="FFFFFF"/>
        </w:rPr>
        <w:t>occurs on the scale of</w:t>
      </w:r>
      <w:r w:rsidR="00747D29" w:rsidRPr="007E3AD4">
        <w:rPr>
          <w:rFonts w:ascii="Times New Roman" w:eastAsiaTheme="minorEastAsia" w:hAnsi="Times New Roman" w:cs="Times New Roman"/>
          <w:color w:val="222222"/>
          <w:sz w:val="24"/>
          <w:szCs w:val="24"/>
          <w:shd w:val="clear" w:color="auto" w:fill="FFFFFF"/>
        </w:rPr>
        <w:t xml:space="preserve"> 100 fs</w:t>
      </w:r>
      <w:r w:rsidR="006460E3">
        <w:rPr>
          <w:rFonts w:ascii="Times New Roman" w:eastAsiaTheme="minorEastAsia" w:hAnsi="Times New Roman" w:cs="Times New Roman"/>
          <w:color w:val="222222"/>
          <w:sz w:val="24"/>
          <w:szCs w:val="24"/>
          <w:shd w:val="clear" w:color="auto" w:fill="FFFFFF"/>
        </w:rPr>
        <w:t xml:space="preserve"> – 1 </w:t>
      </w:r>
      <w:proofErr w:type="spellStart"/>
      <w:r w:rsidR="006460E3">
        <w:rPr>
          <w:rFonts w:ascii="Times New Roman" w:eastAsiaTheme="minorEastAsia" w:hAnsi="Times New Roman" w:cs="Times New Roman"/>
          <w:color w:val="222222"/>
          <w:sz w:val="24"/>
          <w:szCs w:val="24"/>
          <w:shd w:val="clear" w:color="auto" w:fill="FFFFFF"/>
        </w:rPr>
        <w:t>ps</w:t>
      </w:r>
      <w:proofErr w:type="spellEnd"/>
      <w:r w:rsidR="00747D29" w:rsidRPr="007E3AD4">
        <w:rPr>
          <w:rFonts w:ascii="Times New Roman" w:eastAsiaTheme="minorEastAsia" w:hAnsi="Times New Roman" w:cs="Times New Roman"/>
          <w:color w:val="222222"/>
          <w:sz w:val="24"/>
          <w:szCs w:val="24"/>
          <w:shd w:val="clear" w:color="auto" w:fill="FFFFFF"/>
        </w:rPr>
        <w:t xml:space="preserve"> for ambient matter </w:t>
      </w:r>
      <w:r w:rsidR="006460E3">
        <w:rPr>
          <w:rFonts w:ascii="Times New Roman" w:eastAsiaTheme="minorEastAsia" w:hAnsi="Times New Roman" w:cs="Times New Roman"/>
          <w:color w:val="222222"/>
          <w:sz w:val="24"/>
          <w:szCs w:val="24"/>
          <w:shd w:val="clear" w:color="auto" w:fill="FFFFFF"/>
        </w:rPr>
        <w:fldChar w:fldCharType="begin">
          <w:fldData xml:space="preserve">PEVuZE5vdGU+PENpdGU+PEF1dGhvcj5GYW5uPC9BdXRob3I+PFllYXI+MTk5MjwvWWVhcj48UmVj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</w:fldData>
        </w:fldChar>
      </w:r>
      <w:r w:rsidR="0020723B">
        <w:rPr>
          <w:rFonts w:ascii="Times New Roman" w:eastAsiaTheme="minorEastAsia" w:hAnsi="Times New Roman" w:cs="Times New Roman"/>
          <w:color w:val="222222"/>
          <w:sz w:val="24"/>
          <w:szCs w:val="24"/>
          <w:shd w:val="clear" w:color="auto" w:fill="FFFFFF"/>
        </w:rPr>
        <w:instrText xml:space="preserve"> ADDIN EN.CITE </w:instrText>
      </w:r>
      <w:r w:rsidR="0020723B">
        <w:rPr>
          <w:rFonts w:ascii="Times New Roman" w:eastAsiaTheme="minorEastAsia" w:hAnsi="Times New Roman" w:cs="Times New Roman"/>
          <w:color w:val="222222"/>
          <w:sz w:val="24"/>
          <w:szCs w:val="24"/>
          <w:shd w:val="clear" w:color="auto" w:fill="FFFFFF"/>
        </w:rPr>
        <w:fldChar w:fldCharType="begin">
          <w:fldData xml:space="preserve">PEVuZE5vdGU+PENpdGU+PEF1dGhvcj5GYW5uPC9BdXRob3I+PFllYXI+MTk5MjwvWWVhcj48UmVj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</w:fldData>
        </w:fldChar>
      </w:r>
      <w:r w:rsidR="0020723B">
        <w:rPr>
          <w:rFonts w:ascii="Times New Roman" w:eastAsiaTheme="minorEastAsia" w:hAnsi="Times New Roman" w:cs="Times New Roman"/>
          <w:color w:val="222222"/>
          <w:sz w:val="24"/>
          <w:szCs w:val="24"/>
          <w:shd w:val="clear" w:color="auto" w:fill="FFFFFF"/>
        </w:rPr>
        <w:instrText xml:space="preserve"> ADDIN EN.CITE.DATA </w:instrText>
      </w:r>
      <w:r w:rsidR="0020723B">
        <w:rPr>
          <w:rFonts w:ascii="Times New Roman" w:eastAsiaTheme="minorEastAsia" w:hAnsi="Times New Roman" w:cs="Times New Roman"/>
          <w:color w:val="222222"/>
          <w:sz w:val="24"/>
          <w:szCs w:val="24"/>
          <w:shd w:val="clear" w:color="auto" w:fill="FFFFFF"/>
        </w:rPr>
      </w:r>
      <w:r w:rsidR="0020723B">
        <w:rPr>
          <w:rFonts w:ascii="Times New Roman" w:eastAsiaTheme="minorEastAsia" w:hAnsi="Times New Roman" w:cs="Times New Roman"/>
          <w:color w:val="222222"/>
          <w:sz w:val="24"/>
          <w:szCs w:val="24"/>
          <w:shd w:val="clear" w:color="auto" w:fill="FFFFFF"/>
        </w:rPr>
        <w:fldChar w:fldCharType="end"/>
      </w:r>
      <w:r w:rsidR="006460E3">
        <w:rPr>
          <w:rFonts w:ascii="Times New Roman" w:eastAsiaTheme="minorEastAsia" w:hAnsi="Times New Roman" w:cs="Times New Roman"/>
          <w:color w:val="222222"/>
          <w:sz w:val="24"/>
          <w:szCs w:val="24"/>
          <w:shd w:val="clear" w:color="auto" w:fill="FFFFFF"/>
        </w:rPr>
        <w:fldChar w:fldCharType="separate"/>
      </w:r>
      <w:r w:rsidR="00257D62">
        <w:rPr>
          <w:rFonts w:ascii="Times New Roman" w:eastAsiaTheme="minorEastAsia" w:hAnsi="Times New Roman" w:cs="Times New Roman"/>
          <w:noProof/>
          <w:color w:val="222222"/>
          <w:sz w:val="24"/>
          <w:szCs w:val="24"/>
          <w:shd w:val="clear" w:color="auto" w:fill="FFFFFF"/>
        </w:rPr>
        <w:t>[14-17]</w:t>
      </w:r>
      <w:r w:rsidR="006460E3">
        <w:rPr>
          <w:rFonts w:ascii="Times New Roman" w:eastAsiaTheme="minorEastAsia" w:hAnsi="Times New Roman" w:cs="Times New Roman"/>
          <w:color w:val="222222"/>
          <w:sz w:val="24"/>
          <w:szCs w:val="24"/>
          <w:shd w:val="clear" w:color="auto" w:fill="FFFFFF"/>
        </w:rPr>
        <w:fldChar w:fldCharType="end"/>
      </w:r>
      <w:r w:rsidR="00747D29" w:rsidRPr="007E3AD4">
        <w:rPr>
          <w:rFonts w:ascii="Times New Roman" w:eastAsiaTheme="minorEastAsia" w:hAnsi="Times New Roman" w:cs="Times New Roman"/>
          <w:color w:val="222222"/>
          <w:sz w:val="24"/>
          <w:szCs w:val="24"/>
          <w:shd w:val="clear" w:color="auto" w:fill="FFFFFF"/>
        </w:rPr>
        <w:t xml:space="preserve">, but in general has a strong </w:t>
      </w:r>
      <w:r w:rsidR="00CC2E88" w:rsidRPr="007E3AD4">
        <w:rPr>
          <w:rFonts w:ascii="Times New Roman" w:eastAsiaTheme="minorEastAsia" w:hAnsi="Times New Roman" w:cs="Times New Roman"/>
          <w:color w:val="222222"/>
          <w:sz w:val="24"/>
          <w:szCs w:val="24"/>
          <w:shd w:val="clear" w:color="auto" w:fill="FFFFFF"/>
        </w:rPr>
        <w:t xml:space="preserve">eV-scale temperature </w:t>
      </w:r>
      <w:r w:rsidR="00747D29" w:rsidRPr="007E3AD4">
        <w:rPr>
          <w:rFonts w:ascii="Times New Roman" w:eastAsiaTheme="minorEastAsia" w:hAnsi="Times New Roman" w:cs="Times New Roman"/>
          <w:color w:val="222222"/>
          <w:sz w:val="24"/>
          <w:szCs w:val="24"/>
          <w:shd w:val="clear" w:color="auto" w:fill="FFFFFF"/>
        </w:rPr>
        <w:t>dependence</w:t>
      </w:r>
      <w:r w:rsidR="002F713D" w:rsidRPr="007E3AD4">
        <w:rPr>
          <w:rFonts w:ascii="Times New Roman" w:eastAsiaTheme="minorEastAsia" w:hAnsi="Times New Roman" w:cs="Times New Roman"/>
          <w:color w:val="222222"/>
          <w:sz w:val="24"/>
          <w:szCs w:val="24"/>
          <w:shd w:val="clear" w:color="auto" w:fill="FFFFFF"/>
        </w:rPr>
        <w:t>, thus requiring a self-consistent treatment</w:t>
      </w:r>
      <w:r w:rsidR="00302982">
        <w:rPr>
          <w:rFonts w:ascii="Times New Roman" w:eastAsiaTheme="minorEastAsia" w:hAnsi="Times New Roman" w:cs="Times New Roman"/>
          <w:color w:val="222222"/>
          <w:sz w:val="24"/>
          <w:szCs w:val="24"/>
          <w:shd w:val="clear" w:color="auto" w:fill="FFFFFF"/>
        </w:rPr>
        <w:t xml:space="preserve"> at high incident flux levels</w:t>
      </w:r>
      <w:r w:rsidR="00D574AD">
        <w:rPr>
          <w:rFonts w:ascii="Times New Roman" w:eastAsiaTheme="minorEastAsia" w:hAnsi="Times New Roman" w:cs="Times New Roman"/>
          <w:color w:val="222222"/>
          <w:sz w:val="24"/>
          <w:szCs w:val="24"/>
          <w:shd w:val="clear" w:color="auto" w:fill="FFFFFF"/>
        </w:rPr>
        <w:t>.</w:t>
      </w:r>
      <w:r w:rsidR="00D574AD">
        <w:rPr>
          <w:rFonts w:ascii="Times New Roman" w:eastAsiaTheme="minorEastAsia" w:hAnsi="Times New Roman" w:cs="Times New Roman"/>
          <w:color w:val="222222"/>
          <w:sz w:val="24"/>
          <w:szCs w:val="24"/>
          <w:shd w:val="clear" w:color="auto" w:fill="FFFFFF"/>
        </w:rPr>
        <w:fldChar w:fldCharType="begin"/>
      </w:r>
      <w:r w:rsidR="0020723B">
        <w:rPr>
          <w:rFonts w:ascii="Times New Roman" w:eastAsiaTheme="minorEastAsia" w:hAnsi="Times New Roman" w:cs="Times New Roman"/>
          <w:color w:val="222222"/>
          <w:sz w:val="24"/>
          <w:szCs w:val="24"/>
          <w:shd w:val="clear" w:color="auto" w:fill="FFFFFF"/>
        </w:rPr>
        <w:instrText xml:space="preserve"> ADDIN EN.CITE &lt;EndNote&gt;&lt;Cite&gt;&lt;Author&gt;Faure&lt;/Author&gt;&lt;Year&gt;2013&lt;/Year&gt;&lt;RecNum&gt;7&lt;/RecNum&gt;&lt;DisplayText&gt;[15]&lt;/DisplayText&gt;&lt;record&gt;&lt;rec-number&gt;7&lt;/rec-number&gt;&lt;foreign-keys&gt;&lt;key app="EN" db-id="t9s9se0t6vp9pvez5ecvs9dn5tzwddxpfzsa" timestamp="0"&gt;7&lt;/key&gt;&lt;/foreign-keys&gt;&lt;ref-type name="Journal Article"&gt;17&lt;/ref-type&gt;&lt;contributors&gt;&lt;authors&gt;&lt;author&gt;Faure, J.&lt;/author&gt;&lt;author&gt;Mauchain, J.&lt;/author&gt;&lt;author&gt;Papalazarou, E.&lt;/author&gt;&lt;author&gt;Marsi, M.&lt;/author&gt;&lt;author&gt;Boschetto, D.&lt;/author&gt;&lt;author&gt;Timrov, I.&lt;/author&gt;&lt;author&gt;Vast, N.&lt;/author&gt;&lt;author&gt;Ohtsubo, Y.&lt;/author&gt;&lt;author&gt;Arnaud, B.&lt;/author&gt;&lt;author&gt;Perfetti, L.&lt;/author&gt;&lt;/authors&gt;&lt;/contributors&gt;&lt;titles&gt;&lt;title&gt;Direct observation of electron thermalization and electron-phonon coupling in photoexcited bismuth&lt;/title&gt;&lt;secondary-title&gt;Physical Review B&lt;/secondary-title&gt;&lt;/titles&gt;&lt;pages&gt;075120&lt;/pages&gt;&lt;volume&gt;88&lt;/volume&gt;&lt;number&gt;7&lt;/number&gt;&lt;dates&gt;&lt;year&gt;2013&lt;/year&gt;&lt;pub-dates&gt;&lt;date&gt;08/12/&lt;/date&gt;&lt;/pub-dates&gt;&lt;/dates&gt;&lt;publisher&gt;American Physical Society&lt;/publisher&gt;&lt;urls&gt;&lt;related-urls&gt;&lt;url&gt;http://link.aps.org/doi/10.1103/PhysRevB.88.075120&lt;/url&gt;&lt;/related-urls&gt;&lt;/urls&gt;&lt;/record&gt;&lt;/Cite&gt;&lt;/EndNote&gt;</w:instrText>
      </w:r>
      <w:r w:rsidR="00D574AD">
        <w:rPr>
          <w:rFonts w:ascii="Times New Roman" w:eastAsiaTheme="minorEastAsia" w:hAnsi="Times New Roman" w:cs="Times New Roman"/>
          <w:color w:val="222222"/>
          <w:sz w:val="24"/>
          <w:szCs w:val="24"/>
          <w:shd w:val="clear" w:color="auto" w:fill="FFFFFF"/>
        </w:rPr>
        <w:fldChar w:fldCharType="separate"/>
      </w:r>
      <w:r w:rsidR="00257D62">
        <w:rPr>
          <w:rFonts w:ascii="Times New Roman" w:eastAsiaTheme="minorEastAsia" w:hAnsi="Times New Roman" w:cs="Times New Roman"/>
          <w:noProof/>
          <w:color w:val="222222"/>
          <w:sz w:val="24"/>
          <w:szCs w:val="24"/>
          <w:shd w:val="clear" w:color="auto" w:fill="FFFFFF"/>
        </w:rPr>
        <w:t>[15]</w:t>
      </w:r>
      <w:r w:rsidR="00D574AD">
        <w:rPr>
          <w:rFonts w:ascii="Times New Roman" w:eastAsiaTheme="minorEastAsia" w:hAnsi="Times New Roman" w:cs="Times New Roman"/>
          <w:color w:val="222222"/>
          <w:sz w:val="24"/>
          <w:szCs w:val="24"/>
          <w:shd w:val="clear" w:color="auto" w:fill="FFFFFF"/>
        </w:rPr>
        <w:fldChar w:fldCharType="end"/>
      </w:r>
      <w:r w:rsidR="00F12AF6" w:rsidRPr="007E3AD4">
        <w:rPr>
          <w:rFonts w:ascii="Times New Roman" w:eastAsiaTheme="minorEastAsia" w:hAnsi="Times New Roman" w:cs="Times New Roman"/>
          <w:color w:val="222222"/>
          <w:sz w:val="24"/>
          <w:szCs w:val="24"/>
          <w:shd w:val="clear" w:color="auto" w:fill="FFFFFF"/>
        </w:rPr>
        <w:t xml:space="preserve"> </w:t>
      </w:r>
      <w:r w:rsidR="00EF5746">
        <w:rPr>
          <w:rFonts w:ascii="Times New Roman" w:eastAsiaTheme="minorEastAsia" w:hAnsi="Times New Roman" w:cs="Times New Roman"/>
          <w:color w:val="222222"/>
          <w:sz w:val="24"/>
          <w:szCs w:val="24"/>
          <w:shd w:val="clear" w:color="auto" w:fill="FFFFFF"/>
        </w:rPr>
        <w:t xml:space="preserve"> </w:t>
      </w:r>
    </w:p>
    <w:p w14:paraId="5CEB646A" w14:textId="6AAA4828" w:rsidR="006624ED" w:rsidRPr="007E3AD4"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Here, we take a simpler approach with the goal of identifying and illustrating the most important contributors to x-ray heating and how their spatial extent strongly influences optimum x-ray heating target design</w:t>
      </w:r>
      <w:r w:rsidR="00EF5746">
        <w:rPr>
          <w:rFonts w:ascii="Times New Roman" w:hAnsi="Times New Roman" w:cs="Times New Roman"/>
          <w:color w:val="222222"/>
          <w:sz w:val="24"/>
          <w:szCs w:val="24"/>
          <w:shd w:val="clear" w:color="auto" w:fill="FFFFFF"/>
        </w:rPr>
        <w:t xml:space="preserve">, in the limited sense of optimizing the deposited </w:t>
      </w:r>
      <w:r w:rsidR="000C7389">
        <w:rPr>
          <w:rFonts w:ascii="Times New Roman" w:hAnsi="Times New Roman" w:cs="Times New Roman"/>
          <w:color w:val="222222"/>
          <w:sz w:val="24"/>
          <w:szCs w:val="24"/>
          <w:shd w:val="clear" w:color="auto" w:fill="FFFFFF"/>
        </w:rPr>
        <w:t xml:space="preserve">net </w:t>
      </w:r>
      <w:r w:rsidR="00EF5746">
        <w:rPr>
          <w:rFonts w:ascii="Times New Roman" w:hAnsi="Times New Roman" w:cs="Times New Roman"/>
          <w:color w:val="222222"/>
          <w:sz w:val="24"/>
          <w:szCs w:val="24"/>
          <w:shd w:val="clear" w:color="auto" w:fill="FFFFFF"/>
        </w:rPr>
        <w:t>energy density in the desired sample phase</w:t>
      </w:r>
      <w:r w:rsidRPr="007E3AD4">
        <w:rPr>
          <w:rFonts w:ascii="Times New Roman" w:hAnsi="Times New Roman" w:cs="Times New Roman"/>
          <w:color w:val="222222"/>
          <w:sz w:val="24"/>
          <w:szCs w:val="24"/>
          <w:shd w:val="clear" w:color="auto" w:fill="FFFFFF"/>
        </w:rPr>
        <w:t>.  Specifically,</w:t>
      </w:r>
      <w:ins w:id="22" w:author="Oliver R. Hoidn" w:date="2017-04-13T12:37:00Z">
        <w:r w:rsidR="00C50FFA">
          <w:rPr>
            <w:rFonts w:ascii="Times New Roman" w:hAnsi="Times New Roman" w:cs="Times New Roman"/>
            <w:color w:val="222222"/>
            <w:sz w:val="24"/>
            <w:szCs w:val="24"/>
            <w:shd w:val="clear" w:color="auto" w:fill="FFFFFF"/>
          </w:rPr>
          <w:t xml:space="preserve"> we address</w:t>
        </w:r>
      </w:ins>
      <w:r w:rsidRPr="007E3AD4">
        <w:rPr>
          <w:rFonts w:ascii="Times New Roman" w:hAnsi="Times New Roman" w:cs="Times New Roman"/>
          <w:color w:val="222222"/>
          <w:sz w:val="24"/>
          <w:szCs w:val="24"/>
          <w:shd w:val="clear" w:color="auto" w:fill="FFFFFF"/>
        </w:rPr>
        <w:t xml:space="preserve"> the key questions surround</w:t>
      </w:r>
      <w:r w:rsidR="001E5151">
        <w:rPr>
          <w:rFonts w:ascii="Times New Roman" w:hAnsi="Times New Roman" w:cs="Times New Roman"/>
          <w:color w:val="222222"/>
          <w:sz w:val="24"/>
          <w:szCs w:val="24"/>
          <w:shd w:val="clear" w:color="auto" w:fill="FFFFFF"/>
        </w:rPr>
        <w:t>ing</w:t>
      </w:r>
      <w:r w:rsidRPr="007E3AD4">
        <w:rPr>
          <w:rFonts w:ascii="Times New Roman" w:hAnsi="Times New Roman" w:cs="Times New Roman"/>
          <w:color w:val="222222"/>
          <w:sz w:val="24"/>
          <w:szCs w:val="24"/>
          <w:shd w:val="clear" w:color="auto" w:fill="FFFFFF"/>
        </w:rPr>
        <w:t xml:space="preserve"> nonlocal energy transport by hot electrons.  This topic has a long history in plasma physi</w:t>
      </w:r>
      <w:r w:rsidR="00C27EBE">
        <w:rPr>
          <w:rFonts w:ascii="Times New Roman" w:hAnsi="Times New Roman" w:cs="Times New Roman"/>
          <w:color w:val="222222"/>
          <w:sz w:val="24"/>
          <w:szCs w:val="24"/>
          <w:shd w:val="clear" w:color="auto" w:fill="FFFFFF"/>
        </w:rPr>
        <w:t xml:space="preserve">cs, </w:t>
      </w:r>
      <w:r w:rsidR="001E5151">
        <w:rPr>
          <w:rFonts w:ascii="Times New Roman" w:hAnsi="Times New Roman" w:cs="Times New Roman"/>
          <w:color w:val="222222"/>
          <w:sz w:val="24"/>
          <w:szCs w:val="24"/>
          <w:shd w:val="clear" w:color="auto" w:fill="FFFFFF"/>
        </w:rPr>
        <w:t>especially</w:t>
      </w:r>
      <w:r w:rsidR="00C27EBE">
        <w:rPr>
          <w:rFonts w:ascii="Times New Roman" w:hAnsi="Times New Roman" w:cs="Times New Roman"/>
          <w:color w:val="222222"/>
          <w:sz w:val="24"/>
          <w:szCs w:val="24"/>
          <w:shd w:val="clear" w:color="auto" w:fill="FFFFFF"/>
        </w:rPr>
        <w:t xml:space="preserve"> for in</w:t>
      </w:r>
      <w:r w:rsidRPr="007E3AD4">
        <w:rPr>
          <w:rFonts w:ascii="Times New Roman" w:hAnsi="Times New Roman" w:cs="Times New Roman"/>
          <w:color w:val="222222"/>
          <w:sz w:val="24"/>
          <w:szCs w:val="24"/>
          <w:shd w:val="clear" w:color="auto" w:fill="FFFFFF"/>
        </w:rPr>
        <w:t xml:space="preserve">ertial confinement fusion target design, but enters here with typically lower-energy electrons, i.e., </w:t>
      </w:r>
      <w:proofErr w:type="spellStart"/>
      <w:r w:rsidRPr="007E3AD4">
        <w:rPr>
          <w:rFonts w:ascii="Times New Roman" w:hAnsi="Times New Roman" w:cs="Times New Roman"/>
          <w:color w:val="222222"/>
          <w:sz w:val="24"/>
          <w:szCs w:val="24"/>
          <w:shd w:val="clear" w:color="auto" w:fill="FFFFFF"/>
        </w:rPr>
        <w:t>keV</w:t>
      </w:r>
      <w:proofErr w:type="spellEnd"/>
      <w:r w:rsidRPr="007E3AD4">
        <w:rPr>
          <w:rFonts w:ascii="Times New Roman" w:hAnsi="Times New Roman" w:cs="Times New Roman"/>
          <w:color w:val="222222"/>
          <w:sz w:val="24"/>
          <w:szCs w:val="24"/>
          <w:shd w:val="clear" w:color="auto" w:fill="FFFFFF"/>
        </w:rPr>
        <w:t xml:space="preserve">-scale, than </w:t>
      </w:r>
      <w:r w:rsidR="00016B21">
        <w:rPr>
          <w:rFonts w:ascii="Times New Roman" w:hAnsi="Times New Roman" w:cs="Times New Roman"/>
          <w:color w:val="222222"/>
          <w:sz w:val="24"/>
          <w:szCs w:val="24"/>
          <w:shd w:val="clear" w:color="auto" w:fill="FFFFFF"/>
        </w:rPr>
        <w:t>are</w:t>
      </w:r>
      <w:r w:rsidR="00016B21" w:rsidRPr="007E3AD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 xml:space="preserve">important in ICF and in direct-drive laser-heating studies.  This causes the energy deposition length of the hot electrons to decrease from the </w:t>
      </w:r>
      <w:r w:rsidR="00C27EBE">
        <w:rPr>
          <w:rFonts w:ascii="Times New Roman" w:hAnsi="Times New Roman" w:cs="Times New Roman"/>
          <w:color w:val="222222"/>
          <w:sz w:val="24"/>
          <w:szCs w:val="24"/>
          <w:shd w:val="clear" w:color="auto" w:fill="FFFFFF"/>
        </w:rPr>
        <w:t xml:space="preserve">100-1000 </w:t>
      </w:r>
      <w:r w:rsidR="00C27EBE" w:rsidRPr="00C27EBE">
        <w:rPr>
          <w:rFonts w:ascii="Symbol" w:hAnsi="Symbol" w:cs="Times New Roman"/>
          <w:color w:val="222222"/>
          <w:sz w:val="24"/>
          <w:szCs w:val="24"/>
          <w:shd w:val="clear" w:color="auto" w:fill="FFFFFF"/>
        </w:rPr>
        <w:t></w:t>
      </w:r>
      <w:r w:rsidR="00C27EBE">
        <w:rPr>
          <w:rFonts w:ascii="Times New Roman" w:hAnsi="Times New Roman" w:cs="Times New Roman"/>
          <w:color w:val="222222"/>
          <w:sz w:val="24"/>
          <w:szCs w:val="24"/>
          <w:shd w:val="clear" w:color="auto" w:fill="FFFFFF"/>
        </w:rPr>
        <w:t>m</w:t>
      </w:r>
      <w:r w:rsidR="00552453">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scale f</w:t>
      </w:r>
      <w:r w:rsidR="00EF5746">
        <w:rPr>
          <w:rFonts w:ascii="Times New Roman" w:hAnsi="Times New Roman" w:cs="Times New Roman"/>
          <w:color w:val="222222"/>
          <w:sz w:val="24"/>
          <w:szCs w:val="24"/>
          <w:shd w:val="clear" w:color="auto" w:fill="FFFFFF"/>
        </w:rPr>
        <w:t xml:space="preserve">or MeV electrons in </w:t>
      </w:r>
      <w:r w:rsidRPr="007E3AD4">
        <w:rPr>
          <w:rFonts w:ascii="Times New Roman" w:hAnsi="Times New Roman" w:cs="Times New Roman"/>
          <w:color w:val="222222"/>
          <w:sz w:val="24"/>
          <w:szCs w:val="24"/>
          <w:shd w:val="clear" w:color="auto" w:fill="FFFFFF"/>
        </w:rPr>
        <w:t>laser experiments to instead only ~50-200</w:t>
      </w:r>
      <w:r w:rsidR="00C27EBE">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nm, depending on the atomic numbe</w:t>
      </w:r>
      <w:r w:rsidR="001E5151">
        <w:rPr>
          <w:rFonts w:ascii="Times New Roman" w:hAnsi="Times New Roman" w:cs="Times New Roman"/>
          <w:color w:val="222222"/>
          <w:sz w:val="24"/>
          <w:szCs w:val="24"/>
          <w:shd w:val="clear" w:color="auto" w:fill="FFFFFF"/>
        </w:rPr>
        <w:t>r</w:t>
      </w:r>
      <w:r w:rsidR="0091018D">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of the species</w:t>
      </w:r>
      <w:r w:rsidR="00EF5746">
        <w:rPr>
          <w:rFonts w:ascii="Times New Roman" w:hAnsi="Times New Roman" w:cs="Times New Roman"/>
          <w:color w:val="222222"/>
          <w:sz w:val="24"/>
          <w:szCs w:val="24"/>
          <w:shd w:val="clear" w:color="auto" w:fill="FFFFFF"/>
        </w:rPr>
        <w:t xml:space="preserve"> present in the XFEL x-ray heating target</w:t>
      </w:r>
      <w:r w:rsidRPr="007E3AD4">
        <w:rPr>
          <w:rFonts w:ascii="Times New Roman" w:hAnsi="Times New Roman" w:cs="Times New Roman"/>
          <w:color w:val="222222"/>
          <w:sz w:val="24"/>
          <w:szCs w:val="24"/>
          <w:shd w:val="clear" w:color="auto" w:fill="FFFFFF"/>
        </w:rPr>
        <w:t>.</w:t>
      </w:r>
      <w:del w:id="23" w:author="Evan Jahrman" w:date="2017-04-12T16:26:00Z">
        <w:r w:rsidRPr="007E3AD4" w:rsidDel="001E5151">
          <w:rPr>
            <w:rFonts w:ascii="Times New Roman" w:hAnsi="Times New Roman" w:cs="Times New Roman"/>
            <w:color w:val="222222"/>
            <w:sz w:val="24"/>
            <w:szCs w:val="24"/>
            <w:shd w:val="clear" w:color="auto" w:fill="FFFFFF"/>
          </w:rPr>
          <w:delText xml:space="preserve">  </w:delText>
        </w:r>
      </w:del>
    </w:p>
    <w:p w14:paraId="4D781EBC" w14:textId="5A8F4F60" w:rsidR="006624ED" w:rsidRPr="007E3AD4" w:rsidRDefault="006624ED" w:rsidP="0091018D">
      <w:pPr>
        <w:spacing w:line="360" w:lineRule="auto"/>
        <w:ind w:firstLine="360"/>
        <w:rPr>
          <w:rFonts w:ascii="Times New Roman" w:hAnsi="Times New Roman" w:cs="Times New Roman"/>
          <w:color w:val="222222"/>
          <w:sz w:val="24"/>
          <w:szCs w:val="24"/>
          <w:shd w:val="clear" w:color="auto" w:fill="FFFFFF"/>
        </w:rPr>
      </w:pPr>
      <w:r w:rsidRPr="007E3AD4">
        <w:rPr>
          <w:rFonts w:ascii="Times New Roman" w:hAnsi="Times New Roman" w:cs="Times New Roman"/>
          <w:color w:val="222222"/>
          <w:sz w:val="24"/>
          <w:szCs w:val="24"/>
          <w:shd w:val="clear" w:color="auto" w:fill="FFFFFF"/>
        </w:rPr>
        <w:t xml:space="preserve">It is this much shorter length </w:t>
      </w:r>
      <w:r w:rsidR="000C7389">
        <w:rPr>
          <w:rFonts w:ascii="Times New Roman" w:hAnsi="Times New Roman" w:cs="Times New Roman"/>
          <w:color w:val="222222"/>
          <w:sz w:val="24"/>
          <w:szCs w:val="24"/>
          <w:shd w:val="clear" w:color="auto" w:fill="FFFFFF"/>
        </w:rPr>
        <w:t xml:space="preserve">scale </w:t>
      </w:r>
      <w:r w:rsidRPr="007E3AD4">
        <w:rPr>
          <w:rFonts w:ascii="Times New Roman" w:hAnsi="Times New Roman" w:cs="Times New Roman"/>
          <w:color w:val="222222"/>
          <w:sz w:val="24"/>
          <w:szCs w:val="24"/>
          <w:shd w:val="clear" w:color="auto" w:fill="FFFFFF"/>
        </w:rPr>
        <w:t xml:space="preserve">that brings us to consider multicomponent nanoscale targets for x-ray heating so that the influence of nonlocal energy transport by the hot electrons can be usefully engineered.  While the importance of nanoscale energy transport has not previously been discussed in the context of </w:t>
      </w:r>
      <w:r w:rsidR="00E97623">
        <w:rPr>
          <w:rFonts w:ascii="Times New Roman" w:hAnsi="Times New Roman" w:cs="Times New Roman"/>
          <w:color w:val="222222"/>
          <w:sz w:val="24"/>
          <w:szCs w:val="24"/>
          <w:shd w:val="clear" w:color="auto" w:fill="FFFFFF"/>
        </w:rPr>
        <w:t>XFEL</w:t>
      </w:r>
      <w:r w:rsidRPr="007E3AD4">
        <w:rPr>
          <w:rFonts w:ascii="Times New Roman" w:hAnsi="Times New Roman" w:cs="Times New Roman"/>
          <w:color w:val="222222"/>
          <w:sz w:val="24"/>
          <w:szCs w:val="24"/>
          <w:shd w:val="clear" w:color="auto" w:fill="FFFFFF"/>
        </w:rPr>
        <w:t xml:space="preserve"> </w:t>
      </w:r>
      <w:r w:rsidR="00E97623">
        <w:rPr>
          <w:rFonts w:ascii="Times New Roman" w:hAnsi="Times New Roman" w:cs="Times New Roman"/>
          <w:color w:val="222222"/>
          <w:sz w:val="24"/>
          <w:szCs w:val="24"/>
          <w:shd w:val="clear" w:color="auto" w:fill="FFFFFF"/>
        </w:rPr>
        <w:t xml:space="preserve">heating </w:t>
      </w:r>
      <w:r w:rsidRPr="007E3AD4">
        <w:rPr>
          <w:rFonts w:ascii="Times New Roman" w:hAnsi="Times New Roman" w:cs="Times New Roman"/>
          <w:color w:val="222222"/>
          <w:sz w:val="24"/>
          <w:szCs w:val="24"/>
          <w:shd w:val="clear" w:color="auto" w:fill="FFFFFF"/>
        </w:rPr>
        <w:t xml:space="preserve">target design, it has been studied and exploited in other experimental contexts. </w:t>
      </w:r>
      <w:r w:rsidR="002B3C69">
        <w:rPr>
          <w:rFonts w:ascii="Times New Roman" w:hAnsi="Times New Roman" w:cs="Times New Roman"/>
          <w:color w:val="222222"/>
          <w:sz w:val="24"/>
          <w:szCs w:val="24"/>
          <w:shd w:val="clear" w:color="auto" w:fill="FFFFFF"/>
        </w:rPr>
        <w:t xml:space="preserve">For example, there exists a significant body of </w:t>
      </w:r>
      <w:r w:rsidR="002B3C69">
        <w:rPr>
          <w:rFonts w:ascii="Times New Roman" w:hAnsi="Times New Roman" w:cs="Times New Roman"/>
          <w:color w:val="222222"/>
          <w:sz w:val="24"/>
          <w:szCs w:val="24"/>
          <w:shd w:val="clear" w:color="auto" w:fill="FFFFFF"/>
        </w:rPr>
        <w:lastRenderedPageBreak/>
        <w:t xml:space="preserve">literature in the medical physics community concerned with using gold nanoparticles for dose enhancement in radiotherapy treatment. </w:t>
      </w:r>
      <w:r w:rsidR="002B3C69">
        <w:rPr>
          <w:rFonts w:ascii="Times New Roman" w:hAnsi="Times New Roman" w:cs="Times New Roman"/>
          <w:color w:val="222222"/>
          <w:sz w:val="24"/>
          <w:szCs w:val="24"/>
          <w:shd w:val="clear" w:color="auto" w:fill="FFFFFF"/>
        </w:rPr>
        <w:fldChar w:fldCharType="begin">
          <w:fldData xml:space="preserve">PEVuZE5vdGU+PENpdGU+PEF1dGhvcj5MZWU8L0F1dGhvcj48WWVhcj4yMDEyPC9ZZWFyPjxSZWNO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PEVuZE5vdGU+PENpdGU+PEF1dGhvcj5MZWU8L0F1dGhvcj48WWVhcj4yMDEyPC9ZZWFyPjxSZWNO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2B3C69">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[18,19]</w:t>
      </w:r>
      <w:r w:rsidR="002B3C69">
        <w:rPr>
          <w:rFonts w:ascii="Times New Roman" w:hAnsi="Times New Roman" w:cs="Times New Roman"/>
          <w:color w:val="222222"/>
          <w:sz w:val="24"/>
          <w:szCs w:val="24"/>
          <w:shd w:val="clear" w:color="auto" w:fill="FFFFFF"/>
        </w:rPr>
        <w:fldChar w:fldCharType="end"/>
      </w:r>
      <w:r w:rsidR="002B3C69">
        <w:rPr>
          <w:rFonts w:ascii="Times New Roman" w:hAnsi="Times New Roman" w:cs="Times New Roman"/>
          <w:color w:val="222222"/>
          <w:sz w:val="24"/>
          <w:szCs w:val="24"/>
          <w:shd w:val="clear" w:color="auto" w:fill="FFFFFF"/>
        </w:rPr>
        <w:t xml:space="preserve"> </w:t>
      </w:r>
      <w:proofErr w:type="gramStart"/>
      <w:ins w:id="24" w:author="Oliver R. Hoidn" w:date="2017-04-13T12:40:00Z">
        <w:r w:rsidR="00C50FFA">
          <w:rPr>
            <w:rFonts w:ascii="Times New Roman" w:hAnsi="Times New Roman" w:cs="Times New Roman"/>
            <w:color w:val="222222"/>
            <w:sz w:val="24"/>
            <w:szCs w:val="24"/>
            <w:shd w:val="clear" w:color="auto" w:fill="FFFFFF"/>
          </w:rPr>
          <w:t>A</w:t>
        </w:r>
        <w:proofErr w:type="gramEnd"/>
        <w:r w:rsidR="00C50FFA">
          <w:rPr>
            <w:rFonts w:ascii="Times New Roman" w:hAnsi="Times New Roman" w:cs="Times New Roman"/>
            <w:color w:val="222222"/>
            <w:sz w:val="24"/>
            <w:szCs w:val="24"/>
            <w:shd w:val="clear" w:color="auto" w:fill="FFFFFF"/>
          </w:rPr>
          <w:t xml:space="preserve"> contrasting application of n</w:t>
        </w:r>
      </w:ins>
      <w:del w:id="25" w:author="Oliver R. Hoidn" w:date="2017-04-13T12:40:00Z">
        <w:r w:rsidR="002B3C69" w:rsidDel="00C50FFA">
          <w:rPr>
            <w:rFonts w:ascii="Times New Roman" w:hAnsi="Times New Roman" w:cs="Times New Roman"/>
            <w:color w:val="222222"/>
            <w:sz w:val="24"/>
            <w:szCs w:val="24"/>
            <w:shd w:val="clear" w:color="auto" w:fill="FFFFFF"/>
          </w:rPr>
          <w:delText>N</w:delText>
        </w:r>
      </w:del>
      <w:r w:rsidR="002B3C69">
        <w:rPr>
          <w:rFonts w:ascii="Times New Roman" w:hAnsi="Times New Roman" w:cs="Times New Roman"/>
          <w:color w:val="222222"/>
          <w:sz w:val="24"/>
          <w:szCs w:val="24"/>
          <w:shd w:val="clear" w:color="auto" w:fill="FFFFFF"/>
        </w:rPr>
        <w:t xml:space="preserve">onlocal energy transport is </w:t>
      </w:r>
      <w:del w:id="26" w:author="Oliver R. Hoidn" w:date="2017-04-13T12:40:00Z">
        <w:r w:rsidR="00681DCB" w:rsidDel="00C50FFA">
          <w:rPr>
            <w:rFonts w:ascii="Times New Roman" w:hAnsi="Times New Roman" w:cs="Times New Roman"/>
            <w:color w:val="222222"/>
            <w:sz w:val="24"/>
            <w:szCs w:val="24"/>
            <w:shd w:val="clear" w:color="auto" w:fill="FFFFFF"/>
          </w:rPr>
          <w:delText xml:space="preserve">instead </w:delText>
        </w:r>
        <w:r w:rsidR="002B3C69" w:rsidDel="00C50FFA">
          <w:rPr>
            <w:rFonts w:ascii="Times New Roman" w:hAnsi="Times New Roman" w:cs="Times New Roman"/>
            <w:color w:val="222222"/>
            <w:sz w:val="24"/>
            <w:szCs w:val="24"/>
            <w:shd w:val="clear" w:color="auto" w:fill="FFFFFF"/>
          </w:rPr>
          <w:delText>exploited for the opposite effect</w:delText>
        </w:r>
      </w:del>
      <w:ins w:id="27" w:author="Oliver R. Hoidn" w:date="2017-04-13T12:40:00Z">
        <w:r w:rsidR="00C50FFA">
          <w:rPr>
            <w:rFonts w:ascii="Times New Roman" w:hAnsi="Times New Roman" w:cs="Times New Roman"/>
            <w:color w:val="222222"/>
            <w:sz w:val="24"/>
            <w:szCs w:val="24"/>
            <w:shd w:val="clear" w:color="auto" w:fill="FFFFFF"/>
          </w:rPr>
          <w:t>found</w:t>
        </w:r>
      </w:ins>
      <w:r w:rsidR="002B3C69">
        <w:rPr>
          <w:rFonts w:ascii="Times New Roman" w:hAnsi="Times New Roman" w:cs="Times New Roman"/>
          <w:color w:val="222222"/>
          <w:sz w:val="24"/>
          <w:szCs w:val="24"/>
          <w:shd w:val="clear" w:color="auto" w:fill="FFFFFF"/>
        </w:rPr>
        <w:t xml:space="preserve"> in the macromolecular crystallography community, where there is</w:t>
      </w:r>
      <w:r w:rsidRPr="007E3AD4">
        <w:rPr>
          <w:rFonts w:ascii="Times New Roman" w:hAnsi="Times New Roman" w:cs="Times New Roman"/>
          <w:color w:val="222222"/>
          <w:sz w:val="24"/>
          <w:szCs w:val="24"/>
          <w:shd w:val="clear" w:color="auto" w:fill="FFFFFF"/>
        </w:rPr>
        <w:t xml:space="preserve"> interest in </w:t>
      </w:r>
      <w:r w:rsidR="002B3C69">
        <w:rPr>
          <w:rFonts w:ascii="Times New Roman" w:hAnsi="Times New Roman" w:cs="Times New Roman"/>
          <w:color w:val="222222"/>
          <w:sz w:val="24"/>
          <w:szCs w:val="24"/>
          <w:shd w:val="clear" w:color="auto" w:fill="FFFFFF"/>
        </w:rPr>
        <w:t>the use of</w:t>
      </w:r>
      <w:r w:rsidR="002B3C69" w:rsidRPr="007E3AD4">
        <w:rPr>
          <w:rFonts w:ascii="Times New Roman" w:hAnsi="Times New Roman" w:cs="Times New Roman"/>
          <w:color w:val="222222"/>
          <w:sz w:val="24"/>
          <w:szCs w:val="24"/>
          <w:shd w:val="clear" w:color="auto" w:fill="FFFFFF"/>
        </w:rPr>
        <w:t xml:space="preserve"> </w:t>
      </w:r>
      <w:r w:rsidRPr="007E3AD4">
        <w:rPr>
          <w:rFonts w:ascii="Times New Roman" w:hAnsi="Times New Roman" w:cs="Times New Roman"/>
          <w:color w:val="222222"/>
          <w:sz w:val="24"/>
          <w:szCs w:val="24"/>
          <w:shd w:val="clear" w:color="auto" w:fill="FFFFFF"/>
        </w:rPr>
        <w:t xml:space="preserve">submicron incident x-ray beams so that a large </w:t>
      </w:r>
      <w:r w:rsidR="002B3C69">
        <w:rPr>
          <w:rFonts w:ascii="Times New Roman" w:hAnsi="Times New Roman" w:cs="Times New Roman"/>
          <w:color w:val="222222"/>
          <w:sz w:val="24"/>
          <w:szCs w:val="24"/>
          <w:shd w:val="clear" w:color="auto" w:fill="FFFFFF"/>
        </w:rPr>
        <w:t xml:space="preserve">fraction of high-energy electrons escape </w:t>
      </w:r>
      <w:r w:rsidRPr="007E3AD4">
        <w:rPr>
          <w:rFonts w:ascii="Times New Roman" w:hAnsi="Times New Roman" w:cs="Times New Roman"/>
          <w:color w:val="222222"/>
          <w:sz w:val="24"/>
          <w:szCs w:val="24"/>
          <w:shd w:val="clear" w:color="auto" w:fill="FFFFFF"/>
        </w:rPr>
        <w:t xml:space="preserve">the beam spot before </w:t>
      </w:r>
      <w:r w:rsidR="002B3C69">
        <w:rPr>
          <w:rFonts w:ascii="Times New Roman" w:hAnsi="Times New Roman" w:cs="Times New Roman"/>
          <w:color w:val="222222"/>
          <w:sz w:val="24"/>
          <w:szCs w:val="24"/>
          <w:shd w:val="clear" w:color="auto" w:fill="FFFFFF"/>
        </w:rPr>
        <w:t>slowing down, thus</w:t>
      </w:r>
      <w:r w:rsidRPr="007E3AD4">
        <w:rPr>
          <w:rFonts w:ascii="Times New Roman" w:hAnsi="Times New Roman" w:cs="Times New Roman"/>
          <w:color w:val="222222"/>
          <w:sz w:val="24"/>
          <w:szCs w:val="24"/>
          <w:shd w:val="clear" w:color="auto" w:fill="FFFFFF"/>
        </w:rPr>
        <w:t xml:space="preserve"> reducing radiation damage in the probed sample volume.</w:t>
      </w:r>
      <w:r w:rsidR="002B3C69">
        <w:rPr>
          <w:rFonts w:ascii="Times New Roman" w:hAnsi="Times New Roman" w:cs="Times New Roman"/>
          <w:color w:val="222222"/>
          <w:sz w:val="24"/>
          <w:szCs w:val="24"/>
          <w:shd w:val="clear" w:color="auto" w:fill="FFFFFF"/>
        </w:rPr>
        <w:t xml:space="preserve"> </w:t>
      </w:r>
      <w:r w:rsidR="002B3C69">
        <w:rPr>
          <w:rFonts w:ascii="Times New Roman" w:hAnsi="Times New Roman" w:cs="Times New Roman"/>
          <w:color w:val="222222"/>
          <w:sz w:val="24"/>
          <w:szCs w:val="24"/>
          <w:shd w:val="clear" w:color="auto" w:fill="FFFFFF"/>
        </w:rPr>
        <w:fldChar w:fldCharType="begin">
          <w:fldData xml:space="preserve">PEVuZE5vdGU+PENpdGU+PEF1dGhvcj5TdGVybjwvQXV0aG9yPjxZZWFyPjIwMDk8L1llYXI+PFJl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PEVuZE5vdGU+PENpdGU+PEF1dGhvcj5TdGVybjwvQXV0aG9yPjxZZWFyPjIwMDk8L1llYXI+PFJl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2B3C69">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[20-24]</w:t>
      </w:r>
      <w:r w:rsidR="002B3C69">
        <w:rPr>
          <w:rFonts w:ascii="Times New Roman" w:hAnsi="Times New Roman" w:cs="Times New Roman"/>
          <w:color w:val="222222"/>
          <w:sz w:val="24"/>
          <w:szCs w:val="24"/>
          <w:shd w:val="clear" w:color="auto" w:fill="FFFFFF"/>
        </w:rPr>
        <w:fldChar w:fldCharType="end"/>
      </w:r>
      <w:r w:rsidR="002B3C69" w:rsidRPr="007E3AD4">
        <w:rPr>
          <w:rFonts w:ascii="Times New Roman" w:hAnsi="Times New Roman" w:cs="Times New Roman"/>
          <w:color w:val="222222"/>
          <w:sz w:val="24"/>
          <w:szCs w:val="24"/>
          <w:shd w:val="clear" w:color="auto" w:fill="FFFFFF"/>
        </w:rPr>
        <w:t xml:space="preserve"> </w:t>
      </w:r>
      <w:r w:rsidR="002B3C69">
        <w:rPr>
          <w:rFonts w:ascii="Times New Roman" w:hAnsi="Times New Roman" w:cs="Times New Roman"/>
          <w:color w:val="222222"/>
          <w:sz w:val="24"/>
          <w:szCs w:val="24"/>
          <w:shd w:val="clear" w:color="auto" w:fill="FFFFFF"/>
        </w:rPr>
        <w:t xml:space="preserve"> </w:t>
      </w:r>
    </w:p>
    <w:p w14:paraId="43B4A170" w14:textId="48B99647" w:rsidR="00CC7AA8" w:rsidRDefault="00CC7AA8" w:rsidP="0091018D">
      <w:pPr>
        <w:spacing w:line="360" w:lineRule="auto"/>
        <w:ind w:firstLine="360"/>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With the above context established, we </w:t>
      </w:r>
      <w:r w:rsidR="0093370E">
        <w:rPr>
          <w:rFonts w:ascii="Times New Roman" w:eastAsiaTheme="minorEastAsia" w:hAnsi="Times New Roman" w:cs="Times New Roman"/>
          <w:color w:val="222222"/>
          <w:sz w:val="24"/>
          <w:szCs w:val="24"/>
          <w:shd w:val="clear" w:color="auto" w:fill="FFFFFF"/>
        </w:rPr>
        <w:t xml:space="preserve">consider here </w:t>
      </w:r>
      <w:r w:rsidR="00A74E89">
        <w:rPr>
          <w:rFonts w:ascii="Times New Roman" w:eastAsiaTheme="minorEastAsia" w:hAnsi="Times New Roman" w:cs="Times New Roman"/>
          <w:color w:val="222222"/>
          <w:sz w:val="24"/>
          <w:szCs w:val="24"/>
          <w:shd w:val="clear" w:color="auto" w:fill="FFFFFF"/>
        </w:rPr>
        <w:t xml:space="preserve">a </w:t>
      </w:r>
      <w:r w:rsidR="0093370E">
        <w:rPr>
          <w:rFonts w:ascii="Times New Roman" w:eastAsiaTheme="minorEastAsia" w:hAnsi="Times New Roman" w:cs="Times New Roman"/>
          <w:color w:val="222222"/>
          <w:sz w:val="24"/>
          <w:szCs w:val="24"/>
          <w:shd w:val="clear" w:color="auto" w:fill="FFFFFF"/>
        </w:rPr>
        <w:t>nanostructured target</w:t>
      </w:r>
      <w:r w:rsidR="000727A0">
        <w:rPr>
          <w:rFonts w:ascii="Times New Roman" w:eastAsiaTheme="minorEastAsia" w:hAnsi="Times New Roman" w:cs="Times New Roman"/>
          <w:color w:val="222222"/>
          <w:sz w:val="24"/>
          <w:szCs w:val="24"/>
          <w:shd w:val="clear" w:color="auto" w:fill="FFFFFF"/>
        </w:rPr>
        <w:t xml:space="preserve"> </w:t>
      </w:r>
      <w:r w:rsidR="00093D2C">
        <w:rPr>
          <w:rFonts w:ascii="Times New Roman" w:eastAsiaTheme="minorEastAsia" w:hAnsi="Times New Roman" w:cs="Times New Roman"/>
          <w:color w:val="222222"/>
          <w:sz w:val="24"/>
          <w:szCs w:val="24"/>
          <w:shd w:val="clear" w:color="auto" w:fill="FFFFFF"/>
        </w:rPr>
        <w:t>design that</w:t>
      </w:r>
      <w:r w:rsidR="000727A0">
        <w:rPr>
          <w:rFonts w:ascii="Times New Roman" w:eastAsiaTheme="minorEastAsia" w:hAnsi="Times New Roman" w:cs="Times New Roman"/>
          <w:color w:val="222222"/>
          <w:sz w:val="24"/>
          <w:szCs w:val="24"/>
          <w:shd w:val="clear" w:color="auto" w:fill="FFFFFF"/>
        </w:rPr>
        <w:t xml:space="preserve"> enhance</w:t>
      </w:r>
      <w:r w:rsidR="00A74E89">
        <w:rPr>
          <w:rFonts w:ascii="Times New Roman" w:eastAsiaTheme="minorEastAsia" w:hAnsi="Times New Roman" w:cs="Times New Roman"/>
          <w:color w:val="222222"/>
          <w:sz w:val="24"/>
          <w:szCs w:val="24"/>
          <w:shd w:val="clear" w:color="auto" w:fill="FFFFFF"/>
        </w:rPr>
        <w:t>s</w:t>
      </w:r>
      <w:r w:rsidR="000727A0">
        <w:rPr>
          <w:rFonts w:ascii="Times New Roman" w:eastAsiaTheme="minorEastAsia" w:hAnsi="Times New Roman" w:cs="Times New Roman"/>
          <w:color w:val="222222"/>
          <w:sz w:val="24"/>
          <w:szCs w:val="24"/>
          <w:shd w:val="clear" w:color="auto" w:fill="FFFFFF"/>
        </w:rPr>
        <w:t xml:space="preserve"> energy </w:t>
      </w:r>
      <w:r w:rsidR="0093370E">
        <w:rPr>
          <w:rFonts w:ascii="Times New Roman" w:eastAsiaTheme="minorEastAsia" w:hAnsi="Times New Roman" w:cs="Times New Roman"/>
          <w:color w:val="222222"/>
          <w:sz w:val="24"/>
          <w:szCs w:val="24"/>
          <w:shd w:val="clear" w:color="auto" w:fill="FFFFFF"/>
        </w:rPr>
        <w:t>deposition</w:t>
      </w:r>
      <w:r w:rsidR="000727A0">
        <w:rPr>
          <w:rFonts w:ascii="Times New Roman" w:eastAsiaTheme="minorEastAsia" w:hAnsi="Times New Roman" w:cs="Times New Roman"/>
          <w:color w:val="222222"/>
          <w:sz w:val="24"/>
          <w:szCs w:val="24"/>
          <w:shd w:val="clear" w:color="auto" w:fill="FFFFFF"/>
        </w:rPr>
        <w:t xml:space="preserve"> in </w:t>
      </w:r>
      <w:r w:rsidR="001A0A72">
        <w:rPr>
          <w:rFonts w:ascii="Times New Roman" w:eastAsiaTheme="minorEastAsia" w:hAnsi="Times New Roman" w:cs="Times New Roman"/>
          <w:color w:val="222222"/>
          <w:sz w:val="24"/>
          <w:szCs w:val="24"/>
          <w:shd w:val="clear" w:color="auto" w:fill="FFFFFF"/>
        </w:rPr>
        <w:t xml:space="preserve">a </w:t>
      </w:r>
      <w:r w:rsidR="00BC770A">
        <w:rPr>
          <w:rFonts w:ascii="Times New Roman" w:eastAsiaTheme="minorEastAsia" w:hAnsi="Times New Roman" w:cs="Times New Roman"/>
          <w:color w:val="222222"/>
          <w:sz w:val="24"/>
          <w:szCs w:val="24"/>
          <w:shd w:val="clear" w:color="auto" w:fill="FFFFFF"/>
        </w:rPr>
        <w:t xml:space="preserve">sample </w:t>
      </w:r>
      <w:r w:rsidR="000727A0">
        <w:rPr>
          <w:rFonts w:ascii="Times New Roman" w:eastAsiaTheme="minorEastAsia" w:hAnsi="Times New Roman" w:cs="Times New Roman"/>
          <w:color w:val="222222"/>
          <w:sz w:val="24"/>
          <w:szCs w:val="24"/>
          <w:shd w:val="clear" w:color="auto" w:fill="FFFFFF"/>
        </w:rPr>
        <w:t>materi</w:t>
      </w:r>
      <w:r w:rsidR="001A0A72">
        <w:rPr>
          <w:rFonts w:ascii="Times New Roman" w:eastAsiaTheme="minorEastAsia" w:hAnsi="Times New Roman" w:cs="Times New Roman"/>
          <w:color w:val="222222"/>
          <w:sz w:val="24"/>
          <w:szCs w:val="24"/>
          <w:shd w:val="clear" w:color="auto" w:fill="FFFFFF"/>
        </w:rPr>
        <w:t>al</w:t>
      </w:r>
      <w:r w:rsidR="000727A0">
        <w:rPr>
          <w:rFonts w:ascii="Times New Roman" w:eastAsiaTheme="minorEastAsia" w:hAnsi="Times New Roman" w:cs="Times New Roman"/>
          <w:color w:val="222222"/>
          <w:sz w:val="24"/>
          <w:szCs w:val="24"/>
          <w:shd w:val="clear" w:color="auto" w:fill="FFFFFF"/>
        </w:rPr>
        <w:t xml:space="preserve"> </w:t>
      </w:r>
      <w:r w:rsidR="0040164B">
        <w:rPr>
          <w:rFonts w:ascii="Times New Roman" w:eastAsiaTheme="minorEastAsia" w:hAnsi="Times New Roman" w:cs="Times New Roman"/>
          <w:color w:val="222222"/>
          <w:sz w:val="24"/>
          <w:szCs w:val="24"/>
          <w:shd w:val="clear" w:color="auto" w:fill="FFFFFF"/>
        </w:rPr>
        <w:t xml:space="preserve">using </w:t>
      </w:r>
      <w:r w:rsidR="000727A0">
        <w:rPr>
          <w:rFonts w:ascii="Times New Roman" w:eastAsiaTheme="minorEastAsia" w:hAnsi="Times New Roman" w:cs="Times New Roman"/>
          <w:color w:val="222222"/>
          <w:sz w:val="24"/>
          <w:szCs w:val="24"/>
          <w:shd w:val="clear" w:color="auto" w:fill="FFFFFF"/>
        </w:rPr>
        <w:t>nonlocal heat transport</w:t>
      </w:r>
      <w:r w:rsidR="001A0A72">
        <w:rPr>
          <w:rFonts w:ascii="Times New Roman" w:eastAsiaTheme="minorEastAsia" w:hAnsi="Times New Roman" w:cs="Times New Roman"/>
          <w:color w:val="222222"/>
          <w:sz w:val="24"/>
          <w:szCs w:val="24"/>
          <w:shd w:val="clear" w:color="auto" w:fill="FFFFFF"/>
        </w:rPr>
        <w:t xml:space="preserve"> from a more strongly </w:t>
      </w:r>
      <w:r w:rsidR="0091018D">
        <w:rPr>
          <w:rFonts w:ascii="Times New Roman" w:eastAsiaTheme="minorEastAsia" w:hAnsi="Times New Roman" w:cs="Times New Roman"/>
          <w:color w:val="222222"/>
          <w:sz w:val="24"/>
          <w:szCs w:val="24"/>
          <w:shd w:val="clear" w:color="auto" w:fill="FFFFFF"/>
        </w:rPr>
        <w:t xml:space="preserve">x-ray </w:t>
      </w:r>
      <w:r w:rsidR="001A0A72">
        <w:rPr>
          <w:rFonts w:ascii="Times New Roman" w:eastAsiaTheme="minorEastAsia" w:hAnsi="Times New Roman" w:cs="Times New Roman"/>
          <w:color w:val="222222"/>
          <w:sz w:val="24"/>
          <w:szCs w:val="24"/>
          <w:shd w:val="clear" w:color="auto" w:fill="FFFFFF"/>
        </w:rPr>
        <w:t xml:space="preserve">absorbing </w:t>
      </w:r>
      <w:r w:rsidR="0091018D">
        <w:rPr>
          <w:rFonts w:ascii="Times New Roman" w:eastAsiaTheme="minorEastAsia" w:hAnsi="Times New Roman" w:cs="Times New Roman"/>
          <w:color w:val="222222"/>
          <w:sz w:val="24"/>
          <w:szCs w:val="24"/>
          <w:shd w:val="clear" w:color="auto" w:fill="FFFFFF"/>
        </w:rPr>
        <w:t>material in contact with the sample – we refer to this second material as a ‘cladding’ as a matter of convenience, for closer contact to the terminology of laser-shock target design, even when the geometry may not strictly be cladded</w:t>
      </w:r>
      <w:r w:rsidR="000727A0">
        <w:rPr>
          <w:rFonts w:ascii="Times New Roman" w:eastAsiaTheme="minorEastAsia" w:hAnsi="Times New Roman" w:cs="Times New Roman"/>
          <w:color w:val="222222"/>
          <w:sz w:val="24"/>
          <w:szCs w:val="24"/>
          <w:shd w:val="clear" w:color="auto" w:fill="FFFFFF"/>
        </w:rPr>
        <w:t xml:space="preserve">. </w:t>
      </w:r>
      <w:r w:rsidR="00D05905">
        <w:rPr>
          <w:rFonts w:ascii="Times New Roman" w:eastAsiaTheme="minorEastAsia" w:hAnsi="Times New Roman" w:cs="Times New Roman"/>
          <w:color w:val="222222"/>
          <w:sz w:val="24"/>
          <w:szCs w:val="24"/>
          <w:shd w:val="clear" w:color="auto" w:fill="FFFFFF"/>
        </w:rPr>
        <w:t xml:space="preserve">Fig. 1 </w:t>
      </w:r>
      <w:r w:rsidR="00C06606">
        <w:rPr>
          <w:rFonts w:ascii="Times New Roman" w:eastAsiaTheme="minorEastAsia" w:hAnsi="Times New Roman" w:cs="Times New Roman"/>
          <w:color w:val="222222"/>
          <w:sz w:val="24"/>
          <w:szCs w:val="24"/>
          <w:shd w:val="clear" w:color="auto" w:fill="FFFFFF"/>
        </w:rPr>
        <w:t xml:space="preserve">sketches </w:t>
      </w:r>
      <w:r w:rsidR="009E08CD">
        <w:rPr>
          <w:rFonts w:ascii="Times New Roman" w:eastAsiaTheme="minorEastAsia" w:hAnsi="Times New Roman" w:cs="Times New Roman"/>
          <w:color w:val="222222"/>
          <w:sz w:val="24"/>
          <w:szCs w:val="24"/>
          <w:shd w:val="clear" w:color="auto" w:fill="FFFFFF"/>
        </w:rPr>
        <w:t xml:space="preserve">several corresponding </w:t>
      </w:r>
      <w:r w:rsidR="00C06606">
        <w:rPr>
          <w:rFonts w:ascii="Times New Roman" w:eastAsiaTheme="minorEastAsia" w:hAnsi="Times New Roman" w:cs="Times New Roman"/>
          <w:color w:val="222222"/>
          <w:sz w:val="24"/>
          <w:szCs w:val="24"/>
          <w:shd w:val="clear" w:color="auto" w:fill="FFFFFF"/>
        </w:rPr>
        <w:t>geometries</w:t>
      </w:r>
      <w:r w:rsidR="00A74E89">
        <w:rPr>
          <w:rFonts w:ascii="Times New Roman" w:eastAsiaTheme="minorEastAsia" w:hAnsi="Times New Roman" w:cs="Times New Roman"/>
          <w:color w:val="222222"/>
          <w:sz w:val="24"/>
          <w:szCs w:val="24"/>
          <w:shd w:val="clear" w:color="auto" w:fill="FFFFFF"/>
        </w:rPr>
        <w:t>, but</w:t>
      </w:r>
      <w:r w:rsidR="009E08CD">
        <w:rPr>
          <w:rFonts w:ascii="Times New Roman" w:eastAsiaTheme="minorEastAsia" w:hAnsi="Times New Roman" w:cs="Times New Roman"/>
          <w:color w:val="222222"/>
          <w:sz w:val="24"/>
          <w:szCs w:val="24"/>
          <w:shd w:val="clear" w:color="auto" w:fill="FFFFFF"/>
        </w:rPr>
        <w:t xml:space="preserve"> </w:t>
      </w:r>
      <w:r w:rsidR="00ED2D8F">
        <w:rPr>
          <w:rFonts w:ascii="Times New Roman" w:eastAsiaTheme="minorEastAsia" w:hAnsi="Times New Roman" w:cs="Times New Roman"/>
          <w:color w:val="222222"/>
          <w:sz w:val="24"/>
          <w:szCs w:val="24"/>
          <w:shd w:val="clear" w:color="auto" w:fill="FFFFFF"/>
        </w:rPr>
        <w:t>in the</w:t>
      </w:r>
      <w:r w:rsidR="00293A8A">
        <w:rPr>
          <w:rFonts w:ascii="Times New Roman" w:eastAsiaTheme="minorEastAsia" w:hAnsi="Times New Roman" w:cs="Times New Roman"/>
          <w:color w:val="222222"/>
          <w:sz w:val="24"/>
          <w:szCs w:val="24"/>
          <w:shd w:val="clear" w:color="auto" w:fill="FFFFFF"/>
        </w:rPr>
        <w:t xml:space="preserve"> </w:t>
      </w:r>
      <w:r w:rsidR="00ED2D8F">
        <w:rPr>
          <w:rFonts w:ascii="Times New Roman" w:eastAsiaTheme="minorEastAsia" w:hAnsi="Times New Roman" w:cs="Times New Roman"/>
          <w:color w:val="222222"/>
          <w:sz w:val="24"/>
          <w:szCs w:val="24"/>
          <w:shd w:val="clear" w:color="auto" w:fill="FFFFFF"/>
        </w:rPr>
        <w:t xml:space="preserve">current paper </w:t>
      </w:r>
      <w:r w:rsidR="00293A8A">
        <w:rPr>
          <w:rFonts w:ascii="Times New Roman" w:eastAsiaTheme="minorEastAsia" w:hAnsi="Times New Roman" w:cs="Times New Roman"/>
          <w:color w:val="222222"/>
          <w:sz w:val="24"/>
          <w:szCs w:val="24"/>
          <w:shd w:val="clear" w:color="auto" w:fill="FFFFFF"/>
        </w:rPr>
        <w:t xml:space="preserve">we </w:t>
      </w:r>
      <w:r w:rsidR="00ED2D8F">
        <w:rPr>
          <w:rFonts w:ascii="Times New Roman" w:eastAsiaTheme="minorEastAsia" w:hAnsi="Times New Roman" w:cs="Times New Roman"/>
          <w:color w:val="222222"/>
          <w:sz w:val="24"/>
          <w:szCs w:val="24"/>
          <w:shd w:val="clear" w:color="auto" w:fill="FFFFFF"/>
        </w:rPr>
        <w:t xml:space="preserve">concentrate on the </w:t>
      </w:r>
      <w:r w:rsidR="00C06606">
        <w:rPr>
          <w:rFonts w:ascii="Times New Roman" w:eastAsiaTheme="minorEastAsia" w:hAnsi="Times New Roman" w:cs="Times New Roman"/>
          <w:color w:val="222222"/>
          <w:sz w:val="24"/>
          <w:szCs w:val="24"/>
          <w:shd w:val="clear" w:color="auto" w:fill="FFFFFF"/>
        </w:rPr>
        <w:t xml:space="preserve">particularly </w:t>
      </w:r>
      <w:r w:rsidR="00ED2D8F">
        <w:rPr>
          <w:rFonts w:ascii="Times New Roman" w:eastAsiaTheme="minorEastAsia" w:hAnsi="Times New Roman" w:cs="Times New Roman"/>
          <w:color w:val="222222"/>
          <w:sz w:val="24"/>
          <w:szCs w:val="24"/>
          <w:shd w:val="clear" w:color="auto" w:fill="FFFFFF"/>
        </w:rPr>
        <w:t>simple</w:t>
      </w:r>
      <w:r w:rsidR="00293A8A">
        <w:rPr>
          <w:rFonts w:ascii="Times New Roman" w:eastAsiaTheme="minorEastAsia" w:hAnsi="Times New Roman" w:cs="Times New Roman"/>
          <w:color w:val="222222"/>
          <w:sz w:val="24"/>
          <w:szCs w:val="24"/>
          <w:shd w:val="clear" w:color="auto" w:fill="FFFFFF"/>
        </w:rPr>
        <w:t xml:space="preserve"> </w:t>
      </w:r>
      <w:r w:rsidR="00A53710">
        <w:rPr>
          <w:rFonts w:ascii="Times New Roman" w:eastAsiaTheme="minorEastAsia" w:hAnsi="Times New Roman" w:cs="Times New Roman"/>
          <w:color w:val="222222"/>
          <w:sz w:val="24"/>
          <w:szCs w:val="24"/>
          <w:shd w:val="clear" w:color="auto" w:fill="FFFFFF"/>
        </w:rPr>
        <w:t>one</w:t>
      </w:r>
      <w:r w:rsidR="00293A8A">
        <w:rPr>
          <w:rFonts w:ascii="Times New Roman" w:eastAsiaTheme="minorEastAsia" w:hAnsi="Times New Roman" w:cs="Times New Roman"/>
          <w:color w:val="222222"/>
          <w:sz w:val="24"/>
          <w:szCs w:val="24"/>
          <w:shd w:val="clear" w:color="auto" w:fill="FFFFFF"/>
        </w:rPr>
        <w:t xml:space="preserve"> </w:t>
      </w:r>
      <w:r w:rsidR="00ED2D8F">
        <w:rPr>
          <w:rFonts w:ascii="Times New Roman" w:eastAsiaTheme="minorEastAsia" w:hAnsi="Times New Roman" w:cs="Times New Roman"/>
          <w:color w:val="222222"/>
          <w:sz w:val="24"/>
          <w:szCs w:val="24"/>
          <w:shd w:val="clear" w:color="auto" w:fill="FFFFFF"/>
        </w:rPr>
        <w:t xml:space="preserve">of </w:t>
      </w:r>
      <w:r w:rsidR="00293A8A">
        <w:rPr>
          <w:rFonts w:ascii="Times New Roman" w:eastAsiaTheme="minorEastAsia" w:hAnsi="Times New Roman" w:cs="Times New Roman"/>
          <w:color w:val="222222"/>
          <w:sz w:val="24"/>
          <w:szCs w:val="24"/>
          <w:shd w:val="clear" w:color="auto" w:fill="FFFFFF"/>
        </w:rPr>
        <w:t>Fig. 1 (c)</w:t>
      </w:r>
      <w:r w:rsidR="00ED2D8F">
        <w:rPr>
          <w:rFonts w:ascii="Times New Roman" w:eastAsiaTheme="minorEastAsia" w:hAnsi="Times New Roman" w:cs="Times New Roman"/>
          <w:color w:val="222222"/>
          <w:sz w:val="24"/>
          <w:szCs w:val="24"/>
          <w:shd w:val="clear" w:color="auto" w:fill="FFFFFF"/>
        </w:rPr>
        <w:t>,</w:t>
      </w:r>
      <w:r w:rsidR="00293A8A">
        <w:rPr>
          <w:rFonts w:ascii="Times New Roman" w:eastAsiaTheme="minorEastAsia" w:hAnsi="Times New Roman" w:cs="Times New Roman"/>
          <w:color w:val="222222"/>
          <w:sz w:val="24"/>
          <w:szCs w:val="24"/>
          <w:shd w:val="clear" w:color="auto" w:fill="FFFFFF"/>
        </w:rPr>
        <w:t xml:space="preserve"> consisting of </w:t>
      </w:r>
      <w:r w:rsidR="00ED2D8F">
        <w:rPr>
          <w:rFonts w:ascii="Times New Roman" w:eastAsiaTheme="minorEastAsia" w:hAnsi="Times New Roman" w:cs="Times New Roman"/>
          <w:color w:val="222222"/>
          <w:sz w:val="24"/>
          <w:szCs w:val="24"/>
          <w:shd w:val="clear" w:color="auto" w:fill="FFFFFF"/>
        </w:rPr>
        <w:t>a single thin film of sample material clad with Au.</w:t>
      </w:r>
      <w:r w:rsidR="00D05905">
        <w:rPr>
          <w:rFonts w:ascii="Times New Roman" w:eastAsiaTheme="minorEastAsia" w:hAnsi="Times New Roman" w:cs="Times New Roman"/>
          <w:color w:val="222222"/>
          <w:sz w:val="24"/>
          <w:szCs w:val="24"/>
          <w:shd w:val="clear" w:color="auto" w:fill="FFFFFF"/>
        </w:rPr>
        <w:t xml:space="preserve"> </w:t>
      </w:r>
      <w:r w:rsidR="00ED2D8F">
        <w:rPr>
          <w:rFonts w:ascii="Times New Roman" w:eastAsiaTheme="minorEastAsia" w:hAnsi="Times New Roman" w:cs="Times New Roman"/>
          <w:color w:val="222222"/>
          <w:sz w:val="24"/>
          <w:szCs w:val="24"/>
          <w:shd w:val="clear" w:color="auto" w:fill="FFFFFF"/>
        </w:rPr>
        <w:t xml:space="preserve">We </w:t>
      </w:r>
      <w:r w:rsidR="00A53710">
        <w:rPr>
          <w:rFonts w:ascii="Times New Roman" w:eastAsiaTheme="minorEastAsia" w:hAnsi="Times New Roman" w:cs="Times New Roman"/>
          <w:color w:val="222222"/>
          <w:sz w:val="24"/>
          <w:szCs w:val="24"/>
          <w:shd w:val="clear" w:color="auto" w:fill="FFFFFF"/>
        </w:rPr>
        <w:t>use</w:t>
      </w:r>
      <w:r w:rsidR="000727A0">
        <w:rPr>
          <w:rFonts w:ascii="Times New Roman" w:eastAsiaTheme="minorEastAsia" w:hAnsi="Times New Roman" w:cs="Times New Roman"/>
          <w:color w:val="222222"/>
          <w:sz w:val="24"/>
          <w:szCs w:val="24"/>
          <w:shd w:val="clear" w:color="auto" w:fill="FFFFFF"/>
        </w:rPr>
        <w:t xml:space="preserve"> the </w:t>
      </w:r>
      <w:r w:rsidR="000C7389">
        <w:rPr>
          <w:rFonts w:ascii="Times New Roman" w:eastAsiaTheme="minorEastAsia" w:hAnsi="Times New Roman" w:cs="Times New Roman"/>
          <w:color w:val="222222"/>
          <w:sz w:val="24"/>
          <w:szCs w:val="24"/>
          <w:shd w:val="clear" w:color="auto" w:fill="FFFFFF"/>
        </w:rPr>
        <w:t xml:space="preserve">Monte </w:t>
      </w:r>
      <w:r w:rsidR="000727A0">
        <w:rPr>
          <w:rFonts w:ascii="Times New Roman" w:eastAsiaTheme="minorEastAsia" w:hAnsi="Times New Roman" w:cs="Times New Roman"/>
          <w:color w:val="222222"/>
          <w:sz w:val="24"/>
          <w:szCs w:val="24"/>
          <w:shd w:val="clear" w:color="auto" w:fill="FFFFFF"/>
        </w:rPr>
        <w:t xml:space="preserve">Carlo code PENELOPE to simulate three-dimensional electron-photon transport and </w:t>
      </w:r>
      <w:r w:rsidR="00C929D8">
        <w:rPr>
          <w:rFonts w:ascii="Times New Roman" w:eastAsiaTheme="minorEastAsia" w:hAnsi="Times New Roman" w:cs="Times New Roman"/>
          <w:color w:val="222222"/>
          <w:sz w:val="24"/>
          <w:szCs w:val="24"/>
          <w:shd w:val="clear" w:color="auto" w:fill="FFFFFF"/>
        </w:rPr>
        <w:t xml:space="preserve">the </w:t>
      </w:r>
      <w:r w:rsidR="0093370E">
        <w:rPr>
          <w:rFonts w:ascii="Times New Roman" w:eastAsiaTheme="minorEastAsia" w:hAnsi="Times New Roman" w:cs="Times New Roman"/>
          <w:color w:val="222222"/>
          <w:sz w:val="24"/>
          <w:szCs w:val="24"/>
          <w:shd w:val="clear" w:color="auto" w:fill="FFFFFF"/>
        </w:rPr>
        <w:t>corresponding spatial distributions of deposited energy</w:t>
      </w:r>
      <w:r w:rsidR="00093D2C">
        <w:rPr>
          <w:rFonts w:ascii="Times New Roman" w:eastAsiaTheme="minorEastAsia" w:hAnsi="Times New Roman" w:cs="Times New Roman"/>
          <w:color w:val="222222"/>
          <w:sz w:val="24"/>
          <w:szCs w:val="24"/>
          <w:shd w:val="clear" w:color="auto" w:fill="FFFFFF"/>
        </w:rPr>
        <w:t xml:space="preserve"> </w:t>
      </w:r>
      <w:r w:rsidR="00C929D8">
        <w:rPr>
          <w:rFonts w:ascii="Times New Roman" w:eastAsiaTheme="minorEastAsia" w:hAnsi="Times New Roman" w:cs="Times New Roman"/>
          <w:color w:val="222222"/>
          <w:sz w:val="24"/>
          <w:szCs w:val="24"/>
          <w:shd w:val="clear" w:color="auto" w:fill="FFFFFF"/>
        </w:rPr>
        <w:t>to demonstrate</w:t>
      </w:r>
      <w:r w:rsidR="00A53710">
        <w:rPr>
          <w:rFonts w:ascii="Times New Roman" w:eastAsiaTheme="minorEastAsia" w:hAnsi="Times New Roman" w:cs="Times New Roman"/>
          <w:color w:val="222222"/>
          <w:sz w:val="24"/>
          <w:szCs w:val="24"/>
          <w:shd w:val="clear" w:color="auto" w:fill="FFFFFF"/>
        </w:rPr>
        <w:t xml:space="preserve"> </w:t>
      </w:r>
      <w:r w:rsidR="00093D2C">
        <w:rPr>
          <w:rFonts w:ascii="Times New Roman" w:eastAsiaTheme="minorEastAsia" w:hAnsi="Times New Roman" w:cs="Times New Roman"/>
          <w:color w:val="222222"/>
          <w:sz w:val="24"/>
          <w:szCs w:val="24"/>
          <w:shd w:val="clear" w:color="auto" w:fill="FFFFFF"/>
        </w:rPr>
        <w:t xml:space="preserve">two </w:t>
      </w:r>
      <w:r w:rsidR="00B608DA">
        <w:rPr>
          <w:rFonts w:ascii="Times New Roman" w:eastAsiaTheme="minorEastAsia" w:hAnsi="Times New Roman" w:cs="Times New Roman"/>
          <w:color w:val="222222"/>
          <w:sz w:val="24"/>
          <w:szCs w:val="24"/>
          <w:shd w:val="clear" w:color="auto" w:fill="FFFFFF"/>
        </w:rPr>
        <w:t>benefit</w:t>
      </w:r>
      <w:r w:rsidR="001A0A72">
        <w:rPr>
          <w:rFonts w:ascii="Times New Roman" w:eastAsiaTheme="minorEastAsia" w:hAnsi="Times New Roman" w:cs="Times New Roman"/>
          <w:color w:val="222222"/>
          <w:sz w:val="24"/>
          <w:szCs w:val="24"/>
          <w:shd w:val="clear" w:color="auto" w:fill="FFFFFF"/>
        </w:rPr>
        <w:t xml:space="preserve">s to </w:t>
      </w:r>
      <w:r w:rsidR="009E08CD">
        <w:rPr>
          <w:rFonts w:ascii="Times New Roman" w:eastAsiaTheme="minorEastAsia" w:hAnsi="Times New Roman" w:cs="Times New Roman"/>
          <w:color w:val="222222"/>
          <w:sz w:val="24"/>
          <w:szCs w:val="24"/>
          <w:shd w:val="clear" w:color="auto" w:fill="FFFFFF"/>
        </w:rPr>
        <w:t xml:space="preserve">the </w:t>
      </w:r>
      <w:r w:rsidR="00A74E89">
        <w:rPr>
          <w:rFonts w:ascii="Times New Roman" w:eastAsiaTheme="minorEastAsia" w:hAnsi="Times New Roman" w:cs="Times New Roman"/>
          <w:color w:val="222222"/>
          <w:sz w:val="24"/>
          <w:szCs w:val="24"/>
          <w:shd w:val="clear" w:color="auto" w:fill="FFFFFF"/>
        </w:rPr>
        <w:t>design</w:t>
      </w:r>
      <w:r w:rsidR="001A0A72">
        <w:rPr>
          <w:rFonts w:ascii="Times New Roman" w:eastAsiaTheme="minorEastAsia" w:hAnsi="Times New Roman" w:cs="Times New Roman"/>
          <w:color w:val="222222"/>
          <w:sz w:val="24"/>
          <w:szCs w:val="24"/>
          <w:shd w:val="clear" w:color="auto" w:fill="FFFFFF"/>
        </w:rPr>
        <w:t>: first,</w:t>
      </w:r>
      <w:r w:rsidR="00A74E89">
        <w:rPr>
          <w:rFonts w:ascii="Times New Roman" w:eastAsiaTheme="minorEastAsia" w:hAnsi="Times New Roman" w:cs="Times New Roman"/>
          <w:color w:val="222222"/>
          <w:sz w:val="24"/>
          <w:szCs w:val="24"/>
          <w:shd w:val="clear" w:color="auto" w:fill="FFFFFF"/>
        </w:rPr>
        <w:t xml:space="preserve"> </w:t>
      </w:r>
      <w:r w:rsidR="00B644CD">
        <w:rPr>
          <w:rFonts w:ascii="Times New Roman" w:eastAsiaTheme="minorEastAsia" w:hAnsi="Times New Roman" w:cs="Times New Roman"/>
          <w:color w:val="222222"/>
          <w:sz w:val="24"/>
          <w:szCs w:val="24"/>
          <w:shd w:val="clear" w:color="auto" w:fill="FFFFFF"/>
        </w:rPr>
        <w:t xml:space="preserve">it significantly enhances </w:t>
      </w:r>
      <w:r w:rsidR="00A74E89">
        <w:rPr>
          <w:rFonts w:ascii="Times New Roman" w:eastAsiaTheme="minorEastAsia" w:hAnsi="Times New Roman" w:cs="Times New Roman"/>
          <w:color w:val="222222"/>
          <w:sz w:val="24"/>
          <w:szCs w:val="24"/>
          <w:shd w:val="clear" w:color="auto" w:fill="FFFFFF"/>
        </w:rPr>
        <w:t>in-sample</w:t>
      </w:r>
      <w:r w:rsidR="001A0A72">
        <w:rPr>
          <w:rFonts w:ascii="Times New Roman" w:eastAsiaTheme="minorEastAsia" w:hAnsi="Times New Roman" w:cs="Times New Roman"/>
          <w:color w:val="222222"/>
          <w:sz w:val="24"/>
          <w:szCs w:val="24"/>
          <w:shd w:val="clear" w:color="auto" w:fill="FFFFFF"/>
        </w:rPr>
        <w:t xml:space="preserve"> energy deposition, and second, </w:t>
      </w:r>
      <w:r w:rsidR="00B644CD">
        <w:rPr>
          <w:rFonts w:ascii="Times New Roman" w:eastAsiaTheme="minorEastAsia" w:hAnsi="Times New Roman" w:cs="Times New Roman"/>
          <w:color w:val="222222"/>
          <w:sz w:val="24"/>
          <w:szCs w:val="24"/>
          <w:shd w:val="clear" w:color="auto" w:fill="FFFFFF"/>
        </w:rPr>
        <w:t xml:space="preserve">it relaxes </w:t>
      </w:r>
      <w:r w:rsidR="001A0A72">
        <w:rPr>
          <w:rFonts w:ascii="Times New Roman" w:eastAsiaTheme="minorEastAsia" w:hAnsi="Times New Roman" w:cs="Times New Roman"/>
          <w:color w:val="222222"/>
          <w:sz w:val="24"/>
          <w:szCs w:val="24"/>
          <w:shd w:val="clear" w:color="auto" w:fill="FFFFFF"/>
        </w:rPr>
        <w:t xml:space="preserve">constraints on XFEL pump </w:t>
      </w:r>
      <w:r w:rsidR="00AD2686">
        <w:rPr>
          <w:rFonts w:ascii="Times New Roman" w:eastAsiaTheme="minorEastAsia" w:hAnsi="Times New Roman" w:cs="Times New Roman"/>
          <w:color w:val="222222"/>
          <w:sz w:val="24"/>
          <w:szCs w:val="24"/>
          <w:shd w:val="clear" w:color="auto" w:fill="FFFFFF"/>
        </w:rPr>
        <w:t>photon energ</w:t>
      </w:r>
      <w:r w:rsidR="00B644CD">
        <w:rPr>
          <w:rFonts w:ascii="Times New Roman" w:eastAsiaTheme="minorEastAsia" w:hAnsi="Times New Roman" w:cs="Times New Roman"/>
          <w:color w:val="222222"/>
          <w:sz w:val="24"/>
          <w:szCs w:val="24"/>
          <w:shd w:val="clear" w:color="auto" w:fill="FFFFFF"/>
        </w:rPr>
        <w:t>y</w:t>
      </w:r>
      <w:r w:rsidR="001A0A72">
        <w:rPr>
          <w:rFonts w:ascii="Times New Roman" w:eastAsiaTheme="minorEastAsia" w:hAnsi="Times New Roman" w:cs="Times New Roman"/>
          <w:color w:val="222222"/>
          <w:sz w:val="24"/>
          <w:szCs w:val="24"/>
          <w:shd w:val="clear" w:color="auto" w:fill="FFFFFF"/>
        </w:rPr>
        <w:t xml:space="preserve"> in a way that </w:t>
      </w:r>
      <w:r w:rsidR="00A74E89">
        <w:rPr>
          <w:rFonts w:ascii="Times New Roman" w:eastAsiaTheme="minorEastAsia" w:hAnsi="Times New Roman" w:cs="Times New Roman"/>
          <w:color w:val="222222"/>
          <w:sz w:val="24"/>
          <w:szCs w:val="24"/>
          <w:shd w:val="clear" w:color="auto" w:fill="FFFFFF"/>
        </w:rPr>
        <w:t xml:space="preserve">substantially increases the information content of </w:t>
      </w:r>
      <w:r w:rsidR="001A0A72">
        <w:rPr>
          <w:rFonts w:ascii="Times New Roman" w:eastAsiaTheme="minorEastAsia" w:hAnsi="Times New Roman" w:cs="Times New Roman"/>
          <w:color w:val="222222"/>
          <w:sz w:val="24"/>
          <w:szCs w:val="24"/>
          <w:shd w:val="clear" w:color="auto" w:fill="FFFFFF"/>
        </w:rPr>
        <w:t xml:space="preserve">XRD </w:t>
      </w:r>
      <w:r w:rsidR="00A74E89">
        <w:rPr>
          <w:rFonts w:ascii="Times New Roman" w:eastAsiaTheme="minorEastAsia" w:hAnsi="Times New Roman" w:cs="Times New Roman"/>
          <w:color w:val="222222"/>
          <w:sz w:val="24"/>
          <w:szCs w:val="24"/>
          <w:shd w:val="clear" w:color="auto" w:fill="FFFFFF"/>
        </w:rPr>
        <w:t>measurements in certain experimental contexts</w:t>
      </w:r>
      <w:r w:rsidR="00AD2686">
        <w:rPr>
          <w:rFonts w:ascii="Times New Roman" w:eastAsiaTheme="minorEastAsia" w:hAnsi="Times New Roman" w:cs="Times New Roman"/>
          <w:color w:val="222222"/>
          <w:sz w:val="24"/>
          <w:szCs w:val="24"/>
          <w:shd w:val="clear" w:color="auto" w:fill="FFFFFF"/>
        </w:rPr>
        <w:t xml:space="preserve">. </w:t>
      </w:r>
    </w:p>
    <w:p w14:paraId="03A20E99" w14:textId="5BD1D9EE" w:rsidR="008260A8" w:rsidRDefault="00325E3C" w:rsidP="000C7389">
      <w:pPr>
        <w:spacing w:line="360" w:lineRule="auto"/>
        <w:ind w:firstLine="360"/>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We proceed as follows. In section </w:t>
      </w:r>
      <w:r w:rsidR="00317731">
        <w:rPr>
          <w:rFonts w:ascii="Times New Roman" w:eastAsiaTheme="minorEastAsia" w:hAnsi="Times New Roman" w:cs="Times New Roman"/>
          <w:color w:val="222222"/>
          <w:sz w:val="24"/>
          <w:szCs w:val="24"/>
          <w:shd w:val="clear" w:color="auto" w:fill="FFFFFF"/>
        </w:rPr>
        <w:t xml:space="preserve">II, we describe the methods used to simulate photoionization and electron transport in a nanostructured target and discuss </w:t>
      </w:r>
      <w:r w:rsidR="00A27BAA">
        <w:rPr>
          <w:rFonts w:ascii="Times New Roman" w:eastAsiaTheme="minorEastAsia" w:hAnsi="Times New Roman" w:cs="Times New Roman"/>
          <w:color w:val="222222"/>
          <w:sz w:val="24"/>
          <w:szCs w:val="24"/>
          <w:shd w:val="clear" w:color="auto" w:fill="FFFFFF"/>
        </w:rPr>
        <w:t xml:space="preserve">the </w:t>
      </w:r>
      <w:r w:rsidR="00317731">
        <w:rPr>
          <w:rFonts w:ascii="Times New Roman" w:eastAsiaTheme="minorEastAsia" w:hAnsi="Times New Roman" w:cs="Times New Roman"/>
          <w:color w:val="222222"/>
          <w:sz w:val="24"/>
          <w:szCs w:val="24"/>
          <w:shd w:val="clear" w:color="auto" w:fill="FFFFFF"/>
        </w:rPr>
        <w:t xml:space="preserve">simplifying approximations on which </w:t>
      </w:r>
      <w:r w:rsidR="00A27BAA">
        <w:rPr>
          <w:rFonts w:ascii="Times New Roman" w:eastAsiaTheme="minorEastAsia" w:hAnsi="Times New Roman" w:cs="Times New Roman"/>
          <w:color w:val="222222"/>
          <w:sz w:val="24"/>
          <w:szCs w:val="24"/>
          <w:shd w:val="clear" w:color="auto" w:fill="FFFFFF"/>
        </w:rPr>
        <w:t>we</w:t>
      </w:r>
      <w:r w:rsidR="00317731">
        <w:rPr>
          <w:rFonts w:ascii="Times New Roman" w:eastAsiaTheme="minorEastAsia" w:hAnsi="Times New Roman" w:cs="Times New Roman"/>
          <w:color w:val="222222"/>
          <w:sz w:val="24"/>
          <w:szCs w:val="24"/>
          <w:shd w:val="clear" w:color="auto" w:fill="FFFFFF"/>
        </w:rPr>
        <w:t xml:space="preserve"> rely. In section III, we present and discuss </w:t>
      </w:r>
      <w:r w:rsidR="00C929D8">
        <w:rPr>
          <w:rFonts w:ascii="Times New Roman" w:eastAsiaTheme="minorEastAsia" w:hAnsi="Times New Roman" w:cs="Times New Roman"/>
          <w:color w:val="222222"/>
          <w:sz w:val="24"/>
          <w:szCs w:val="24"/>
          <w:shd w:val="clear" w:color="auto" w:fill="FFFFFF"/>
        </w:rPr>
        <w:t xml:space="preserve">simulation </w:t>
      </w:r>
      <w:r w:rsidR="00317731">
        <w:rPr>
          <w:rFonts w:ascii="Times New Roman" w:eastAsiaTheme="minorEastAsia" w:hAnsi="Times New Roman" w:cs="Times New Roman"/>
          <w:color w:val="222222"/>
          <w:sz w:val="24"/>
          <w:szCs w:val="24"/>
          <w:shd w:val="clear" w:color="auto" w:fill="FFFFFF"/>
        </w:rPr>
        <w:t>results</w:t>
      </w:r>
      <w:r w:rsidR="00A27BAA">
        <w:rPr>
          <w:rFonts w:ascii="Times New Roman" w:eastAsiaTheme="minorEastAsia" w:hAnsi="Times New Roman" w:cs="Times New Roman"/>
          <w:color w:val="222222"/>
          <w:sz w:val="24"/>
          <w:szCs w:val="24"/>
          <w:shd w:val="clear" w:color="auto" w:fill="FFFFFF"/>
        </w:rPr>
        <w:t xml:space="preserve"> of multilayer targets consisting of </w:t>
      </w:r>
      <w:r w:rsidR="00BC770A">
        <w:rPr>
          <w:rFonts w:ascii="Times New Roman" w:eastAsiaTheme="minorEastAsia" w:hAnsi="Times New Roman" w:cs="Times New Roman"/>
          <w:color w:val="222222"/>
          <w:sz w:val="24"/>
          <w:szCs w:val="24"/>
          <w:shd w:val="clear" w:color="auto" w:fill="FFFFFF"/>
        </w:rPr>
        <w:t xml:space="preserve">sample </w:t>
      </w:r>
      <w:r w:rsidR="00A27BAA">
        <w:rPr>
          <w:rFonts w:ascii="Times New Roman" w:eastAsiaTheme="minorEastAsia" w:hAnsi="Times New Roman" w:cs="Times New Roman"/>
          <w:color w:val="222222"/>
          <w:sz w:val="24"/>
          <w:szCs w:val="24"/>
          <w:shd w:val="clear" w:color="auto" w:fill="FFFFFF"/>
        </w:rPr>
        <w:t xml:space="preserve">material clad on one or two sides with gold. We find that such a cladding configuration significantly increases deposited energy density in a </w:t>
      </w:r>
      <w:r w:rsidR="00BC770A">
        <w:rPr>
          <w:rFonts w:ascii="Times New Roman" w:eastAsiaTheme="minorEastAsia" w:hAnsi="Times New Roman" w:cs="Times New Roman"/>
          <w:color w:val="222222"/>
          <w:sz w:val="24"/>
          <w:szCs w:val="24"/>
          <w:shd w:val="clear" w:color="auto" w:fill="FFFFFF"/>
        </w:rPr>
        <w:t xml:space="preserve">sample </w:t>
      </w:r>
      <w:r w:rsidR="00A27BAA">
        <w:rPr>
          <w:rFonts w:ascii="Times New Roman" w:eastAsiaTheme="minorEastAsia" w:hAnsi="Times New Roman" w:cs="Times New Roman"/>
          <w:color w:val="222222"/>
          <w:sz w:val="24"/>
          <w:szCs w:val="24"/>
          <w:shd w:val="clear" w:color="auto" w:fill="FFFFFF"/>
        </w:rPr>
        <w:t xml:space="preserve">material, with the largest enhancement in low-Z </w:t>
      </w:r>
      <w:r w:rsidR="00BC770A">
        <w:rPr>
          <w:rFonts w:ascii="Times New Roman" w:eastAsiaTheme="minorEastAsia" w:hAnsi="Times New Roman" w:cs="Times New Roman"/>
          <w:color w:val="222222"/>
          <w:sz w:val="24"/>
          <w:szCs w:val="24"/>
          <w:shd w:val="clear" w:color="auto" w:fill="FFFFFF"/>
        </w:rPr>
        <w:t>samples</w:t>
      </w:r>
      <w:r w:rsidR="00A27BAA">
        <w:rPr>
          <w:rFonts w:ascii="Times New Roman" w:eastAsiaTheme="minorEastAsia" w:hAnsi="Times New Roman" w:cs="Times New Roman"/>
          <w:color w:val="222222"/>
          <w:sz w:val="24"/>
          <w:szCs w:val="24"/>
          <w:shd w:val="clear" w:color="auto" w:fill="FFFFFF"/>
        </w:rPr>
        <w:t>.</w:t>
      </w:r>
      <w:r w:rsidR="008260A8">
        <w:rPr>
          <w:rFonts w:ascii="Times New Roman" w:eastAsiaTheme="minorEastAsia" w:hAnsi="Times New Roman" w:cs="Times New Roman"/>
          <w:color w:val="222222"/>
          <w:sz w:val="24"/>
          <w:szCs w:val="24"/>
          <w:shd w:val="clear" w:color="auto" w:fill="FFFFFF"/>
        </w:rPr>
        <w:t xml:space="preserve"> We argue that this </w:t>
      </w:r>
      <w:r w:rsidR="00C929D8">
        <w:rPr>
          <w:rFonts w:ascii="Times New Roman" w:eastAsiaTheme="minorEastAsia" w:hAnsi="Times New Roman" w:cs="Times New Roman"/>
          <w:color w:val="222222"/>
          <w:sz w:val="24"/>
          <w:szCs w:val="24"/>
          <w:shd w:val="clear" w:color="auto" w:fill="FFFFFF"/>
        </w:rPr>
        <w:t>enhanced</w:t>
      </w:r>
      <w:r w:rsidR="008260A8">
        <w:rPr>
          <w:rFonts w:ascii="Times New Roman" w:eastAsiaTheme="minorEastAsia" w:hAnsi="Times New Roman" w:cs="Times New Roman"/>
          <w:color w:val="222222"/>
          <w:sz w:val="24"/>
          <w:szCs w:val="24"/>
          <w:shd w:val="clear" w:color="auto" w:fill="FFFFFF"/>
        </w:rPr>
        <w:t xml:space="preserve"> </w:t>
      </w:r>
      <w:r w:rsidR="00583DE7">
        <w:rPr>
          <w:rFonts w:ascii="Times New Roman" w:eastAsiaTheme="minorEastAsia" w:hAnsi="Times New Roman" w:cs="Times New Roman"/>
          <w:color w:val="222222"/>
          <w:sz w:val="24"/>
          <w:szCs w:val="24"/>
          <w:shd w:val="clear" w:color="auto" w:fill="FFFFFF"/>
        </w:rPr>
        <w:t>effect</w:t>
      </w:r>
      <w:r w:rsidR="008260A8">
        <w:rPr>
          <w:rFonts w:ascii="Times New Roman" w:eastAsiaTheme="minorEastAsia" w:hAnsi="Times New Roman" w:cs="Times New Roman"/>
          <w:color w:val="222222"/>
          <w:sz w:val="24"/>
          <w:szCs w:val="24"/>
          <w:shd w:val="clear" w:color="auto" w:fill="FFFFFF"/>
        </w:rPr>
        <w:t xml:space="preserve"> </w:t>
      </w:r>
      <w:r w:rsidR="00583DE7">
        <w:rPr>
          <w:rFonts w:ascii="Times New Roman" w:eastAsiaTheme="minorEastAsia" w:hAnsi="Times New Roman" w:cs="Times New Roman"/>
          <w:color w:val="222222"/>
          <w:sz w:val="24"/>
          <w:szCs w:val="24"/>
          <w:shd w:val="clear" w:color="auto" w:fill="FFFFFF"/>
        </w:rPr>
        <w:t>in</w:t>
      </w:r>
      <w:r w:rsidR="008260A8">
        <w:rPr>
          <w:rFonts w:ascii="Times New Roman" w:eastAsiaTheme="minorEastAsia" w:hAnsi="Times New Roman" w:cs="Times New Roman"/>
          <w:color w:val="222222"/>
          <w:sz w:val="24"/>
          <w:szCs w:val="24"/>
          <w:shd w:val="clear" w:color="auto" w:fill="FFFFFF"/>
        </w:rPr>
        <w:t xml:space="preserve"> low-Z </w:t>
      </w:r>
      <w:r w:rsidR="00BC770A">
        <w:rPr>
          <w:rFonts w:ascii="Times New Roman" w:eastAsiaTheme="minorEastAsia" w:hAnsi="Times New Roman" w:cs="Times New Roman"/>
          <w:color w:val="222222"/>
          <w:sz w:val="24"/>
          <w:szCs w:val="24"/>
          <w:shd w:val="clear" w:color="auto" w:fill="FFFFFF"/>
        </w:rPr>
        <w:t xml:space="preserve">samples </w:t>
      </w:r>
      <w:r w:rsidR="008260A8">
        <w:rPr>
          <w:rFonts w:ascii="Times New Roman" w:eastAsiaTheme="minorEastAsia" w:hAnsi="Times New Roman" w:cs="Times New Roman"/>
          <w:color w:val="222222"/>
          <w:sz w:val="24"/>
          <w:szCs w:val="24"/>
          <w:shd w:val="clear" w:color="auto" w:fill="FFFFFF"/>
        </w:rPr>
        <w:t xml:space="preserve">opens the door to wide-angle </w:t>
      </w:r>
      <w:r w:rsidR="0091018D">
        <w:rPr>
          <w:rFonts w:ascii="Times New Roman" w:eastAsiaTheme="minorEastAsia" w:hAnsi="Times New Roman" w:cs="Times New Roman"/>
          <w:color w:val="222222"/>
          <w:sz w:val="24"/>
          <w:szCs w:val="24"/>
          <w:shd w:val="clear" w:color="auto" w:fill="FFFFFF"/>
        </w:rPr>
        <w:t>x</w:t>
      </w:r>
      <w:r w:rsidR="008260A8">
        <w:rPr>
          <w:rFonts w:ascii="Times New Roman" w:eastAsiaTheme="minorEastAsia" w:hAnsi="Times New Roman" w:cs="Times New Roman"/>
          <w:color w:val="222222"/>
          <w:sz w:val="24"/>
          <w:szCs w:val="24"/>
          <w:shd w:val="clear" w:color="auto" w:fill="FFFFFF"/>
        </w:rPr>
        <w:t xml:space="preserve">-ray diffraction (wide-angle XRD), </w:t>
      </w:r>
      <w:r w:rsidR="000C7389">
        <w:rPr>
          <w:rFonts w:ascii="Times New Roman" w:eastAsiaTheme="minorEastAsia" w:hAnsi="Times New Roman" w:cs="Times New Roman"/>
          <w:color w:val="222222"/>
          <w:sz w:val="24"/>
          <w:szCs w:val="24"/>
          <w:shd w:val="clear" w:color="auto" w:fill="FFFFFF"/>
        </w:rPr>
        <w:t xml:space="preserve">with </w:t>
      </w:r>
      <w:r w:rsidR="008260A8">
        <w:rPr>
          <w:rFonts w:ascii="Times New Roman" w:eastAsiaTheme="minorEastAsia" w:hAnsi="Times New Roman" w:cs="Times New Roman"/>
          <w:color w:val="222222"/>
          <w:sz w:val="24"/>
          <w:szCs w:val="24"/>
          <w:shd w:val="clear" w:color="auto" w:fill="FFFFFF"/>
        </w:rPr>
        <w:t xml:space="preserve">significant </w:t>
      </w:r>
      <w:r w:rsidR="001D37D8">
        <w:rPr>
          <w:rFonts w:ascii="Times New Roman" w:eastAsiaTheme="minorEastAsia" w:hAnsi="Times New Roman" w:cs="Times New Roman"/>
          <w:color w:val="222222"/>
          <w:sz w:val="24"/>
          <w:szCs w:val="24"/>
          <w:shd w:val="clear" w:color="auto" w:fill="FFFFFF"/>
        </w:rPr>
        <w:t>utility for studying the time dynamics of the</w:t>
      </w:r>
      <w:r w:rsidR="000C7389">
        <w:rPr>
          <w:rFonts w:ascii="Times New Roman" w:eastAsiaTheme="minorEastAsia" w:hAnsi="Times New Roman" w:cs="Times New Roman"/>
          <w:color w:val="222222"/>
          <w:sz w:val="24"/>
          <w:szCs w:val="24"/>
          <w:shd w:val="clear" w:color="auto" w:fill="FFFFFF"/>
        </w:rPr>
        <w:t xml:space="preserve"> energy relaxation cascade for both</w:t>
      </w:r>
      <w:r w:rsidR="001D37D8">
        <w:rPr>
          <w:rFonts w:ascii="Times New Roman" w:eastAsiaTheme="minorEastAsia" w:hAnsi="Times New Roman" w:cs="Times New Roman"/>
          <w:color w:val="222222"/>
          <w:sz w:val="24"/>
          <w:szCs w:val="24"/>
          <w:shd w:val="clear" w:color="auto" w:fill="FFFFFF"/>
        </w:rPr>
        <w:t xml:space="preserve"> electronic and lattice</w:t>
      </w:r>
      <w:r w:rsidR="000C7389">
        <w:rPr>
          <w:rFonts w:ascii="Times New Roman" w:eastAsiaTheme="minorEastAsia" w:hAnsi="Times New Roman" w:cs="Times New Roman"/>
          <w:color w:val="222222"/>
          <w:sz w:val="24"/>
          <w:szCs w:val="24"/>
          <w:shd w:val="clear" w:color="auto" w:fill="FFFFFF"/>
        </w:rPr>
        <w:t>/ion degrees of freedom</w:t>
      </w:r>
      <w:r w:rsidR="001D37D8">
        <w:rPr>
          <w:rFonts w:ascii="Times New Roman" w:eastAsiaTheme="minorEastAsia" w:hAnsi="Times New Roman" w:cs="Times New Roman"/>
          <w:color w:val="222222"/>
          <w:sz w:val="24"/>
          <w:szCs w:val="24"/>
          <w:shd w:val="clear" w:color="auto" w:fill="FFFFFF"/>
        </w:rPr>
        <w:t xml:space="preserve"> in such materials</w:t>
      </w:r>
      <w:r w:rsidR="008260A8">
        <w:rPr>
          <w:rFonts w:ascii="Times New Roman" w:eastAsiaTheme="minorEastAsia" w:hAnsi="Times New Roman" w:cs="Times New Roman"/>
          <w:color w:val="222222"/>
          <w:sz w:val="24"/>
          <w:szCs w:val="24"/>
          <w:shd w:val="clear" w:color="auto" w:fill="FFFFFF"/>
        </w:rPr>
        <w:t xml:space="preserve">. </w:t>
      </w:r>
      <w:r w:rsidR="00182D50">
        <w:rPr>
          <w:rFonts w:ascii="Times New Roman" w:eastAsiaTheme="minorEastAsia" w:hAnsi="Times New Roman" w:cs="Times New Roman"/>
          <w:color w:val="222222"/>
          <w:sz w:val="24"/>
          <w:szCs w:val="24"/>
          <w:shd w:val="clear" w:color="auto" w:fill="FFFFFF"/>
        </w:rPr>
        <w:t xml:space="preserve"> These observations are particularly relevant in the context of two-color x-ray pump x-ray probe experiment</w:t>
      </w:r>
      <w:r w:rsidR="00C27EBE">
        <w:rPr>
          <w:rFonts w:ascii="Times New Roman" w:eastAsiaTheme="minorEastAsia" w:hAnsi="Times New Roman" w:cs="Times New Roman"/>
          <w:color w:val="222222"/>
          <w:sz w:val="24"/>
          <w:szCs w:val="24"/>
          <w:shd w:val="clear" w:color="auto" w:fill="FFFFFF"/>
        </w:rPr>
        <w:t>s at XFELs</w:t>
      </w:r>
      <w:r w:rsidR="00182D50">
        <w:rPr>
          <w:rFonts w:ascii="Times New Roman" w:eastAsiaTheme="minorEastAsia" w:hAnsi="Times New Roman" w:cs="Times New Roman"/>
          <w:color w:val="222222"/>
          <w:sz w:val="24"/>
          <w:szCs w:val="24"/>
          <w:shd w:val="clear" w:color="auto" w:fill="FFFFFF"/>
        </w:rPr>
        <w:fldChar w:fldCharType="begin">
          <w:fldData xml:space="preserve">PEVuZE5vdGU+PENpdGU+PEF1dGhvcj5MdXRtYW48L0F1dGhvcj48WWVhcj4yMDEzPC9ZZWFyPjxS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=
</w:fldData>
        </w:fldChar>
      </w:r>
      <w:r w:rsidR="0020723B">
        <w:rPr>
          <w:rFonts w:ascii="Times New Roman" w:eastAsiaTheme="minorEastAsia" w:hAnsi="Times New Roman" w:cs="Times New Roman"/>
          <w:color w:val="222222"/>
          <w:sz w:val="24"/>
          <w:szCs w:val="24"/>
          <w:shd w:val="clear" w:color="auto" w:fill="FFFFFF"/>
        </w:rPr>
        <w:instrText xml:space="preserve"> ADDIN EN.CITE </w:instrText>
      </w:r>
      <w:r w:rsidR="0020723B">
        <w:rPr>
          <w:rFonts w:ascii="Times New Roman" w:eastAsiaTheme="minorEastAsia" w:hAnsi="Times New Roman" w:cs="Times New Roman"/>
          <w:color w:val="222222"/>
          <w:sz w:val="24"/>
          <w:szCs w:val="24"/>
          <w:shd w:val="clear" w:color="auto" w:fill="FFFFFF"/>
        </w:rPr>
        <w:fldChar w:fldCharType="begin">
          <w:fldData xml:space="preserve">PEVuZE5vdGU+PENpdGU+PEF1dGhvcj5MdXRtYW48L0F1dGhvcj48WWVhcj4yMDEzPC9ZZWFyPjxS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=
</w:fldData>
        </w:fldChar>
      </w:r>
      <w:r w:rsidR="0020723B">
        <w:rPr>
          <w:rFonts w:ascii="Times New Roman" w:eastAsiaTheme="minorEastAsia" w:hAnsi="Times New Roman" w:cs="Times New Roman"/>
          <w:color w:val="222222"/>
          <w:sz w:val="24"/>
          <w:szCs w:val="24"/>
          <w:shd w:val="clear" w:color="auto" w:fill="FFFFFF"/>
        </w:rPr>
        <w:instrText xml:space="preserve"> ADDIN EN.CITE.DATA </w:instrText>
      </w:r>
      <w:r w:rsidR="0020723B">
        <w:rPr>
          <w:rFonts w:ascii="Times New Roman" w:eastAsiaTheme="minorEastAsia" w:hAnsi="Times New Roman" w:cs="Times New Roman"/>
          <w:color w:val="222222"/>
          <w:sz w:val="24"/>
          <w:szCs w:val="24"/>
          <w:shd w:val="clear" w:color="auto" w:fill="FFFFFF"/>
        </w:rPr>
      </w:r>
      <w:r w:rsidR="0020723B">
        <w:rPr>
          <w:rFonts w:ascii="Times New Roman" w:eastAsiaTheme="minorEastAsia" w:hAnsi="Times New Roman" w:cs="Times New Roman"/>
          <w:color w:val="222222"/>
          <w:sz w:val="24"/>
          <w:szCs w:val="24"/>
          <w:shd w:val="clear" w:color="auto" w:fill="FFFFFF"/>
        </w:rPr>
        <w:fldChar w:fldCharType="end"/>
      </w:r>
      <w:r w:rsidR="00182D50">
        <w:rPr>
          <w:rFonts w:ascii="Times New Roman" w:eastAsiaTheme="minorEastAsia" w:hAnsi="Times New Roman" w:cs="Times New Roman"/>
          <w:color w:val="222222"/>
          <w:sz w:val="24"/>
          <w:szCs w:val="24"/>
          <w:shd w:val="clear" w:color="auto" w:fill="FFFFFF"/>
        </w:rPr>
        <w:fldChar w:fldCharType="separate"/>
      </w:r>
      <w:r w:rsidR="00257D62">
        <w:rPr>
          <w:rFonts w:ascii="Times New Roman" w:eastAsiaTheme="minorEastAsia" w:hAnsi="Times New Roman" w:cs="Times New Roman"/>
          <w:noProof/>
          <w:color w:val="222222"/>
          <w:sz w:val="24"/>
          <w:szCs w:val="24"/>
          <w:shd w:val="clear" w:color="auto" w:fill="FFFFFF"/>
        </w:rPr>
        <w:t>[25-29]</w:t>
      </w:r>
      <w:r w:rsidR="00182D50">
        <w:rPr>
          <w:rFonts w:ascii="Times New Roman" w:eastAsiaTheme="minorEastAsia" w:hAnsi="Times New Roman" w:cs="Times New Roman"/>
          <w:color w:val="222222"/>
          <w:sz w:val="24"/>
          <w:szCs w:val="24"/>
          <w:shd w:val="clear" w:color="auto" w:fill="FFFFFF"/>
        </w:rPr>
        <w:fldChar w:fldCharType="end"/>
      </w:r>
      <w:r w:rsidR="00C929D8">
        <w:rPr>
          <w:rFonts w:ascii="Times New Roman" w:eastAsiaTheme="minorEastAsia" w:hAnsi="Times New Roman" w:cs="Times New Roman"/>
          <w:color w:val="222222"/>
          <w:sz w:val="24"/>
          <w:szCs w:val="24"/>
          <w:shd w:val="clear" w:color="auto" w:fill="FFFFFF"/>
        </w:rPr>
        <w:t>,</w:t>
      </w:r>
      <w:r w:rsidR="00182D50">
        <w:rPr>
          <w:rFonts w:ascii="Times New Roman" w:eastAsiaTheme="minorEastAsia" w:hAnsi="Times New Roman" w:cs="Times New Roman"/>
          <w:color w:val="222222"/>
          <w:sz w:val="24"/>
          <w:szCs w:val="24"/>
          <w:shd w:val="clear" w:color="auto" w:fill="FFFFFF"/>
        </w:rPr>
        <w:t xml:space="preserve"> </w:t>
      </w:r>
      <w:r w:rsidR="00E97623">
        <w:rPr>
          <w:rFonts w:ascii="Times New Roman" w:eastAsiaTheme="minorEastAsia" w:hAnsi="Times New Roman" w:cs="Times New Roman"/>
          <w:color w:val="222222"/>
          <w:sz w:val="24"/>
          <w:szCs w:val="24"/>
          <w:shd w:val="clear" w:color="auto" w:fill="FFFFFF"/>
        </w:rPr>
        <w:t xml:space="preserve">but also serve more generally to establish the importance of nanoscale nonlocal heat transport in high-intensity XFEL studies.  </w:t>
      </w:r>
      <w:r w:rsidR="008260A8">
        <w:rPr>
          <w:rFonts w:ascii="Times New Roman" w:eastAsiaTheme="minorEastAsia" w:hAnsi="Times New Roman" w:cs="Times New Roman"/>
          <w:color w:val="222222"/>
          <w:sz w:val="24"/>
          <w:szCs w:val="24"/>
          <w:shd w:val="clear" w:color="auto" w:fill="FFFFFF"/>
        </w:rPr>
        <w:t xml:space="preserve">Finally, in section IV we conclude. </w:t>
      </w:r>
    </w:p>
    <w:p w14:paraId="7B16ACF0" w14:textId="77777777" w:rsidR="008260A8" w:rsidRDefault="008260A8" w:rsidP="0091018D">
      <w:pPr>
        <w:spacing w:line="360" w:lineRule="auto"/>
        <w:ind w:firstLine="360"/>
        <w:rPr>
          <w:rFonts w:ascii="Times New Roman" w:eastAsiaTheme="minorEastAsia" w:hAnsi="Times New Roman" w:cs="Times New Roman"/>
          <w:color w:val="222222"/>
          <w:sz w:val="24"/>
          <w:szCs w:val="24"/>
          <w:shd w:val="clear" w:color="auto" w:fill="FFFFFF"/>
        </w:rPr>
      </w:pPr>
    </w:p>
    <w:p w14:paraId="025BA22D" w14:textId="7D216419" w:rsidR="00AE47EF" w:rsidRPr="0056635D" w:rsidRDefault="00182D50" w:rsidP="00182D50">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II. </w:t>
      </w:r>
      <w:r w:rsidR="00AE47EF" w:rsidRPr="0056635D">
        <w:rPr>
          <w:rFonts w:ascii="Times New Roman" w:hAnsi="Times New Roman" w:cs="Times New Roman"/>
          <w:b/>
          <w:color w:val="222222"/>
          <w:sz w:val="24"/>
          <w:szCs w:val="24"/>
          <w:shd w:val="clear" w:color="auto" w:fill="FFFFFF"/>
        </w:rPr>
        <w:t>Methods</w:t>
      </w:r>
    </w:p>
    <w:p w14:paraId="10693978" w14:textId="6F301CF8" w:rsidR="000C0EF8" w:rsidRDefault="00FE2345"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simulation of electron transport in condensed matter is an area of ongoing research. </w:t>
      </w:r>
      <w:r w:rsidR="00200A97">
        <w:rPr>
          <w:rFonts w:ascii="Times New Roman" w:hAnsi="Times New Roman" w:cs="Times New Roman"/>
          <w:color w:val="222222"/>
          <w:sz w:val="24"/>
          <w:szCs w:val="24"/>
          <w:shd w:val="clear" w:color="auto" w:fill="FFFFFF"/>
        </w:rPr>
        <w:t xml:space="preserve">In addition to </w:t>
      </w:r>
      <w:r w:rsidR="000C0EF8">
        <w:rPr>
          <w:rFonts w:ascii="Times New Roman" w:hAnsi="Times New Roman" w:cs="Times New Roman"/>
          <w:color w:val="222222"/>
          <w:sz w:val="24"/>
          <w:szCs w:val="24"/>
          <w:shd w:val="clear" w:color="auto" w:fill="FFFFFF"/>
        </w:rPr>
        <w:t xml:space="preserve">continuing development of </w:t>
      </w:r>
      <w:r w:rsidR="00200A97">
        <w:rPr>
          <w:rFonts w:ascii="Times New Roman" w:hAnsi="Times New Roman" w:cs="Times New Roman"/>
          <w:color w:val="222222"/>
          <w:sz w:val="24"/>
          <w:szCs w:val="24"/>
          <w:shd w:val="clear" w:color="auto" w:fill="FFFFFF"/>
        </w:rPr>
        <w:t xml:space="preserve">well-established codes in the </w:t>
      </w:r>
      <w:r w:rsidR="000C0EF8">
        <w:rPr>
          <w:rFonts w:ascii="Times New Roman" w:hAnsi="Times New Roman" w:cs="Times New Roman"/>
          <w:color w:val="222222"/>
          <w:sz w:val="24"/>
          <w:szCs w:val="24"/>
          <w:shd w:val="clear" w:color="auto" w:fill="FFFFFF"/>
        </w:rPr>
        <w:t xml:space="preserve">high-energy </w:t>
      </w:r>
      <w:r w:rsidR="00200A97">
        <w:rPr>
          <w:rFonts w:ascii="Times New Roman" w:hAnsi="Times New Roman" w:cs="Times New Roman"/>
          <w:color w:val="222222"/>
          <w:sz w:val="24"/>
          <w:szCs w:val="24"/>
          <w:shd w:val="clear" w:color="auto" w:fill="FFFFFF"/>
        </w:rPr>
        <w:t xml:space="preserve">experimental particle physics community </w:t>
      </w:r>
      <w:r w:rsidR="005B4335">
        <w:rPr>
          <w:rFonts w:ascii="Times New Roman" w:hAnsi="Times New Roman" w:cs="Times New Roman"/>
          <w:color w:val="222222"/>
          <w:sz w:val="24"/>
          <w:szCs w:val="24"/>
          <w:shd w:val="clear" w:color="auto" w:fill="FFFFFF"/>
        </w:rPr>
        <w:fldChar w:fldCharType="begin">
          <w:fldData xml:space="preserve">PEVuZE5vdGU+PENpdGU+PEF1dGhvcj5BZ29zdGluZWxsaTwvQXV0aG9yPjxZZWFyPjIwMDM8L1ll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PEVuZE5vdGU+PENpdGU+PEF1dGhvcj5BZ29zdGluZWxsaTwvQXV0aG9yPjxZZWFyPjIwMDM8L1ll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5B4335">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[30,31]</w:t>
      </w:r>
      <w:r w:rsidR="005B4335">
        <w:rPr>
          <w:rFonts w:ascii="Times New Roman" w:hAnsi="Times New Roman" w:cs="Times New Roman"/>
          <w:color w:val="222222"/>
          <w:sz w:val="24"/>
          <w:szCs w:val="24"/>
          <w:shd w:val="clear" w:color="auto" w:fill="FFFFFF"/>
        </w:rPr>
        <w:fldChar w:fldCharType="end"/>
      </w:r>
      <w:r w:rsidR="006E5F9B">
        <w:rPr>
          <w:rFonts w:ascii="Times New Roman" w:hAnsi="Times New Roman" w:cs="Times New Roman"/>
          <w:color w:val="222222"/>
          <w:sz w:val="24"/>
          <w:szCs w:val="24"/>
          <w:shd w:val="clear" w:color="auto" w:fill="FFFFFF"/>
        </w:rPr>
        <w:t xml:space="preserve">, </w:t>
      </w:r>
      <w:r w:rsidR="000C0EF8">
        <w:rPr>
          <w:rFonts w:ascii="Times New Roman" w:hAnsi="Times New Roman" w:cs="Times New Roman"/>
          <w:color w:val="222222"/>
          <w:sz w:val="24"/>
          <w:szCs w:val="24"/>
          <w:shd w:val="clear" w:color="auto" w:fill="FFFFFF"/>
        </w:rPr>
        <w:t>new developments</w:t>
      </w:r>
      <w:r w:rsidR="00200A97">
        <w:rPr>
          <w:rFonts w:ascii="Times New Roman" w:hAnsi="Times New Roman" w:cs="Times New Roman"/>
          <w:color w:val="222222"/>
          <w:sz w:val="24"/>
          <w:szCs w:val="24"/>
          <w:shd w:val="clear" w:color="auto" w:fill="FFFFFF"/>
        </w:rPr>
        <w:t xml:space="preserve"> </w:t>
      </w:r>
      <w:r w:rsidR="000C0EF8">
        <w:rPr>
          <w:rFonts w:ascii="Times New Roman" w:hAnsi="Times New Roman" w:cs="Times New Roman"/>
          <w:color w:val="222222"/>
          <w:sz w:val="24"/>
          <w:szCs w:val="24"/>
          <w:shd w:val="clear" w:color="auto" w:fill="FFFFFF"/>
        </w:rPr>
        <w:t>include incorporation of</w:t>
      </w:r>
      <w:r w:rsidR="00200A97">
        <w:rPr>
          <w:rFonts w:ascii="Times New Roman" w:hAnsi="Times New Roman" w:cs="Times New Roman"/>
          <w:color w:val="222222"/>
          <w:sz w:val="24"/>
          <w:szCs w:val="24"/>
          <w:shd w:val="clear" w:color="auto" w:fill="FFFFFF"/>
        </w:rPr>
        <w:t xml:space="preserve"> </w:t>
      </w:r>
      <w:r w:rsidR="00200A97" w:rsidRPr="007862BE">
        <w:rPr>
          <w:rFonts w:ascii="Times New Roman" w:hAnsi="Times New Roman" w:cs="Times New Roman"/>
          <w:i/>
          <w:color w:val="222222"/>
          <w:sz w:val="24"/>
          <w:szCs w:val="24"/>
          <w:shd w:val="clear" w:color="auto" w:fill="FFFFFF"/>
        </w:rPr>
        <w:t>ab initio</w:t>
      </w:r>
      <w:r w:rsidR="00200A97">
        <w:rPr>
          <w:rFonts w:ascii="Times New Roman" w:hAnsi="Times New Roman" w:cs="Times New Roman"/>
          <w:color w:val="222222"/>
          <w:sz w:val="24"/>
          <w:szCs w:val="24"/>
          <w:shd w:val="clear" w:color="auto" w:fill="FFFFFF"/>
        </w:rPr>
        <w:t xml:space="preserve"> band structure calculations in order to accurately model the electron mean free paths of </w:t>
      </w:r>
      <w:proofErr w:type="spellStart"/>
      <w:r w:rsidR="000C0EF8">
        <w:rPr>
          <w:rFonts w:ascii="Times New Roman" w:hAnsi="Times New Roman" w:cs="Times New Roman"/>
          <w:color w:val="222222"/>
          <w:sz w:val="24"/>
          <w:szCs w:val="24"/>
          <w:shd w:val="clear" w:color="auto" w:fill="FFFFFF"/>
        </w:rPr>
        <w:t>interband</w:t>
      </w:r>
      <w:proofErr w:type="spellEnd"/>
      <w:r w:rsidR="000C0EF8">
        <w:rPr>
          <w:rFonts w:ascii="Times New Roman" w:hAnsi="Times New Roman" w:cs="Times New Roman"/>
          <w:color w:val="222222"/>
          <w:sz w:val="24"/>
          <w:szCs w:val="24"/>
          <w:shd w:val="clear" w:color="auto" w:fill="FFFFFF"/>
        </w:rPr>
        <w:t xml:space="preserve"> transition</w:t>
      </w:r>
      <w:r w:rsidR="00B644CD">
        <w:rPr>
          <w:rFonts w:ascii="Times New Roman" w:hAnsi="Times New Roman" w:cs="Times New Roman"/>
          <w:color w:val="222222"/>
          <w:sz w:val="24"/>
          <w:szCs w:val="24"/>
          <w:shd w:val="clear" w:color="auto" w:fill="FFFFFF"/>
        </w:rPr>
        <w:t>s</w:t>
      </w:r>
      <w:r w:rsidR="000C0EF8">
        <w:rPr>
          <w:rFonts w:ascii="Times New Roman" w:hAnsi="Times New Roman" w:cs="Times New Roman"/>
          <w:color w:val="222222"/>
          <w:sz w:val="24"/>
          <w:szCs w:val="24"/>
          <w:shd w:val="clear" w:color="auto" w:fill="FFFFFF"/>
        </w:rPr>
        <w:t xml:space="preserve"> and </w:t>
      </w:r>
      <w:proofErr w:type="spellStart"/>
      <w:r w:rsidR="000C0EF8">
        <w:rPr>
          <w:rFonts w:ascii="Times New Roman" w:hAnsi="Times New Roman" w:cs="Times New Roman"/>
          <w:color w:val="222222"/>
          <w:sz w:val="24"/>
          <w:szCs w:val="24"/>
          <w:shd w:val="clear" w:color="auto" w:fill="FFFFFF"/>
        </w:rPr>
        <w:t>plasmon</w:t>
      </w:r>
      <w:proofErr w:type="spellEnd"/>
      <w:r w:rsidR="000C0EF8">
        <w:rPr>
          <w:rFonts w:ascii="Times New Roman" w:hAnsi="Times New Roman" w:cs="Times New Roman"/>
          <w:color w:val="222222"/>
          <w:sz w:val="24"/>
          <w:szCs w:val="24"/>
          <w:shd w:val="clear" w:color="auto" w:fill="FFFFFF"/>
        </w:rPr>
        <w:t xml:space="preserve"> excitation</w:t>
      </w:r>
      <w:r w:rsidR="00B644CD">
        <w:rPr>
          <w:rFonts w:ascii="Times New Roman" w:hAnsi="Times New Roman" w:cs="Times New Roman"/>
          <w:color w:val="222222"/>
          <w:sz w:val="24"/>
          <w:szCs w:val="24"/>
          <w:shd w:val="clear" w:color="auto" w:fill="FFFFFF"/>
        </w:rPr>
        <w:t>s</w:t>
      </w:r>
      <w:r w:rsidR="000C0EF8">
        <w:rPr>
          <w:rFonts w:ascii="Times New Roman" w:hAnsi="Times New Roman" w:cs="Times New Roman"/>
          <w:color w:val="222222"/>
          <w:sz w:val="24"/>
          <w:szCs w:val="24"/>
          <w:shd w:val="clear" w:color="auto" w:fill="FFFFFF"/>
        </w:rPr>
        <w:t xml:space="preserve"> from relativistic energies down to a few eV. </w:t>
      </w:r>
      <w:r w:rsidR="006E5F9B">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&lt;EndNote&gt;&lt;Cite&gt;&lt;Author&gt;Gao&lt;/Author&gt;&lt;Year&gt;2013&lt;/Year&gt;&lt;RecNum&gt;16&lt;/RecNum&gt;&lt;DisplayText&gt;[32,33]&lt;/DisplayText&gt;&lt;record&gt;&lt;rec-number&gt;16&lt;/rec-number&gt;&lt;foreign-keys&gt;&lt;key app="EN" db-id="t9s9se0t6vp9pvez5ecvs9dn5tzwddxpfzsa" timestamp="0"&gt;16&lt;/key&gt;&lt;/foreign-keys&gt;&lt;ref-type name="Journal Article"&gt;17&lt;/ref-type&gt;&lt;contributors&gt;&lt;authors&gt;&lt;author&gt;Gao, Fei&lt;/author&gt;&lt;author&gt;Xie, YuLong&lt;/author&gt;&lt;author&gt;Wang, Z. G.&lt;/author&gt;&lt;author&gt;Kerisit, S.&lt;/author&gt;&lt;author&gt;Wu, D. X.&lt;/author&gt;&lt;author&gt;Campbell, Luke W.&lt;/author&gt;&lt;author&gt;Van Ginhoven, Renee M.&lt;/author&gt;&lt;author&gt;Prange, M.&lt;/author&gt;&lt;/authors&gt;&lt;/contributors&gt;&lt;titles&gt;&lt;title&gt;Monte Carlo simulation of gamma-ray response of BaF2 and CaF2&lt;/title&gt;&lt;secondary-title&gt;Journal of Applied Physics&lt;/secondary-title&gt;&lt;/titles&gt;&lt;pages&gt;173512&lt;/pages&gt;&lt;volume&gt;114&lt;/volume&gt;&lt;number&gt;17&lt;/number&gt;&lt;dates&gt;&lt;year&gt;2013&lt;/year&gt;&lt;/dates&gt;&lt;publisher&gt;AIP Publishing&lt;/publisher&gt;&lt;isbn&gt;0021-8979&lt;/isbn&gt;&lt;urls&gt;&lt;/urls&gt;&lt;/record&gt;&lt;/Cite&gt;&lt;Cite&gt;&lt;Author&gt;Prange&lt;/Author&gt;&lt;Year&gt;2014&lt;/Year&gt;&lt;RecNum&gt;17&lt;/RecNum&gt;&lt;record&gt;&lt;rec-number&gt;17&lt;/rec-number&gt;&lt;foreign-keys&gt;&lt;key app="EN" db-id="t9s9se0t6vp9pvez5ecvs9dn5tzwddxpfzsa" timestamp="0"&gt;17&lt;/key&gt;&lt;/foreign-keys&gt;&lt;ref-type name="Conference Proceedings"&gt;10&lt;/ref-type&gt;&lt;contributors&gt;&lt;authors&gt;&lt;author&gt;Prange, Micah&lt;/author&gt;&lt;author&gt;Wu, Dangxin&lt;/author&gt;&lt;author&gt;Xie, Yulong&lt;/author&gt;&lt;author&gt;Campbell, Luke W.&lt;/author&gt;&lt;author&gt;Gao, Fei&lt;/author&gt;&lt;author&gt;Kerisit, Sebastien&lt;/author&gt;&lt;/authors&gt;&lt;/contributors&gt;&lt;titles&gt;&lt;title&gt;Radiation response of inorganic scintillators: insights from Monte Carlo simulations&lt;/title&gt;&lt;/titles&gt;&lt;pages&gt;92130L&lt;/pages&gt;&lt;volume&gt;9213&lt;/volume&gt;&lt;dates&gt;&lt;year&gt;2014&lt;/year&gt;&lt;/dates&gt;&lt;publisher&gt;SPIE&lt;/publisher&gt;&lt;work-type&gt;doi: 10.1117/12.2063818&lt;/work-type&gt;&lt;urls&gt;&lt;related-urls&gt;&lt;url&gt;http://dx.doi.org/10.1117/12.2063818&lt;/url&gt;&lt;/related-urls&gt;&lt;/urls&gt;&lt;/record&gt;&lt;/Cite&gt;&lt;/EndNote&gt;</w:instrText>
      </w:r>
      <w:r w:rsidR="006E5F9B">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[32,33]</w:t>
      </w:r>
      <w:r w:rsidR="006E5F9B">
        <w:rPr>
          <w:rFonts w:ascii="Times New Roman" w:hAnsi="Times New Roman" w:cs="Times New Roman"/>
          <w:color w:val="222222"/>
          <w:sz w:val="24"/>
          <w:szCs w:val="24"/>
          <w:shd w:val="clear" w:color="auto" w:fill="FFFFFF"/>
        </w:rPr>
        <w:fldChar w:fldCharType="end"/>
      </w:r>
      <w:r w:rsidR="000C0EF8">
        <w:rPr>
          <w:rFonts w:ascii="Times New Roman" w:hAnsi="Times New Roman" w:cs="Times New Roman"/>
          <w:color w:val="222222"/>
          <w:sz w:val="24"/>
          <w:szCs w:val="24"/>
          <w:shd w:val="clear" w:color="auto" w:fill="FFFFFF"/>
        </w:rPr>
        <w:t xml:space="preserve"> </w:t>
      </w:r>
    </w:p>
    <w:p w14:paraId="2FCE6F03" w14:textId="18B21040" w:rsidR="00E25CF5" w:rsidRDefault="000C0EF8"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the regime relevant to the </w:t>
      </w:r>
      <w:r w:rsidR="000C7389">
        <w:rPr>
          <w:rFonts w:ascii="Times New Roman" w:hAnsi="Times New Roman" w:cs="Times New Roman"/>
          <w:color w:val="222222"/>
          <w:sz w:val="24"/>
          <w:szCs w:val="24"/>
          <w:shd w:val="clear" w:color="auto" w:fill="FFFFFF"/>
        </w:rPr>
        <w:t>present study</w:t>
      </w:r>
      <w:r>
        <w:rPr>
          <w:rFonts w:ascii="Times New Roman" w:hAnsi="Times New Roman" w:cs="Times New Roman"/>
          <w:color w:val="222222"/>
          <w:sz w:val="24"/>
          <w:szCs w:val="24"/>
          <w:shd w:val="clear" w:color="auto" w:fill="FFFFFF"/>
        </w:rPr>
        <w:t xml:space="preserve">, calculation of the </w:t>
      </w:r>
      <w:r w:rsidR="00E25CF5">
        <w:rPr>
          <w:rFonts w:ascii="Times New Roman" w:hAnsi="Times New Roman" w:cs="Times New Roman"/>
          <w:color w:val="222222"/>
          <w:sz w:val="24"/>
          <w:szCs w:val="24"/>
          <w:shd w:val="clear" w:color="auto" w:fill="FFFFFF"/>
        </w:rPr>
        <w:t>spatial distribution of deposited energy caused by absorption of a hard x</w:t>
      </w:r>
      <w:ins w:id="28" w:author="Oliver R. Hoidn" w:date="2017-04-13T12:42:00Z">
        <w:r w:rsidR="00C50FFA">
          <w:rPr>
            <w:rFonts w:ascii="Times New Roman" w:hAnsi="Times New Roman" w:cs="Times New Roman"/>
            <w:color w:val="222222"/>
            <w:sz w:val="24"/>
            <w:szCs w:val="24"/>
            <w:shd w:val="clear" w:color="auto" w:fill="FFFFFF"/>
          </w:rPr>
          <w:t xml:space="preserve"> </w:t>
        </w:r>
      </w:ins>
      <w:del w:id="29" w:author="Oliver R. Hoidn" w:date="2017-04-13T12:42:00Z">
        <w:r w:rsidR="00E73831" w:rsidDel="00C50FFA">
          <w:rPr>
            <w:rFonts w:ascii="Times New Roman" w:hAnsi="Times New Roman" w:cs="Times New Roman"/>
            <w:color w:val="222222"/>
            <w:sz w:val="24"/>
            <w:szCs w:val="24"/>
            <w:shd w:val="clear" w:color="auto" w:fill="FFFFFF"/>
          </w:rPr>
          <w:delText>-</w:delText>
        </w:r>
      </w:del>
      <w:r w:rsidR="00E25CF5">
        <w:rPr>
          <w:rFonts w:ascii="Times New Roman" w:hAnsi="Times New Roman" w:cs="Times New Roman"/>
          <w:color w:val="222222"/>
          <w:sz w:val="24"/>
          <w:szCs w:val="24"/>
          <w:shd w:val="clear" w:color="auto" w:fill="FFFFFF"/>
        </w:rPr>
        <w:t xml:space="preserve">ray </w:t>
      </w:r>
      <w:r>
        <w:rPr>
          <w:rFonts w:ascii="Times New Roman" w:hAnsi="Times New Roman" w:cs="Times New Roman"/>
          <w:color w:val="222222"/>
          <w:sz w:val="24"/>
          <w:szCs w:val="24"/>
          <w:shd w:val="clear" w:color="auto" w:fill="FFFFFF"/>
        </w:rPr>
        <w:t>requires a</w:t>
      </w:r>
      <w:r w:rsidR="006B5F1D">
        <w:rPr>
          <w:rFonts w:ascii="Times New Roman" w:hAnsi="Times New Roman" w:cs="Times New Roman"/>
          <w:color w:val="222222"/>
          <w:sz w:val="24"/>
          <w:szCs w:val="24"/>
          <w:shd w:val="clear" w:color="auto" w:fill="FFFFFF"/>
        </w:rPr>
        <w:t>ccurate treatment of the processes that describe</w:t>
      </w:r>
      <w:del w:id="30" w:author="Evan Jahrman" w:date="2017-04-12T19:11:00Z">
        <w:r w:rsidR="006B5F1D" w:rsidDel="00E73831">
          <w:rPr>
            <w:rFonts w:ascii="Times New Roman" w:hAnsi="Times New Roman" w:cs="Times New Roman"/>
            <w:color w:val="222222"/>
            <w:sz w:val="24"/>
            <w:szCs w:val="24"/>
            <w:shd w:val="clear" w:color="auto" w:fill="FFFFFF"/>
          </w:rPr>
          <w:delText xml:space="preserve"> </w:delText>
        </w:r>
      </w:del>
      <w:r w:rsidR="00E25CF5">
        <w:rPr>
          <w:rFonts w:ascii="Times New Roman" w:hAnsi="Times New Roman" w:cs="Times New Roman"/>
          <w:color w:val="222222"/>
          <w:sz w:val="24"/>
          <w:szCs w:val="24"/>
          <w:shd w:val="clear" w:color="auto" w:fill="FFFFFF"/>
        </w:rPr>
        <w:t xml:space="preserve"> scattering of photo- and Auger electrons </w:t>
      </w:r>
      <w:r w:rsidR="006B5F1D">
        <w:rPr>
          <w:rFonts w:ascii="Times New Roman" w:hAnsi="Times New Roman" w:cs="Times New Roman"/>
          <w:color w:val="222222"/>
          <w:sz w:val="24"/>
          <w:szCs w:val="24"/>
          <w:shd w:val="clear" w:color="auto" w:fill="FFFFFF"/>
        </w:rPr>
        <w:t xml:space="preserve">at the 100 eV to 10 </w:t>
      </w:r>
      <w:proofErr w:type="spellStart"/>
      <w:r w:rsidR="006B5F1D">
        <w:rPr>
          <w:rFonts w:ascii="Times New Roman" w:hAnsi="Times New Roman" w:cs="Times New Roman"/>
          <w:color w:val="222222"/>
          <w:sz w:val="24"/>
          <w:szCs w:val="24"/>
          <w:shd w:val="clear" w:color="auto" w:fill="FFFFFF"/>
        </w:rPr>
        <w:t>keV</w:t>
      </w:r>
      <w:proofErr w:type="spellEnd"/>
      <w:r w:rsidR="006B5F1D">
        <w:rPr>
          <w:rFonts w:ascii="Times New Roman" w:hAnsi="Times New Roman" w:cs="Times New Roman"/>
          <w:color w:val="222222"/>
          <w:sz w:val="24"/>
          <w:szCs w:val="24"/>
          <w:shd w:val="clear" w:color="auto" w:fill="FFFFFF"/>
        </w:rPr>
        <w:t xml:space="preserve"> scale</w:t>
      </w:r>
      <w:r w:rsidR="0068122D">
        <w:rPr>
          <w:rFonts w:ascii="Times New Roman" w:hAnsi="Times New Roman" w:cs="Times New Roman"/>
          <w:color w:val="222222"/>
          <w:sz w:val="24"/>
          <w:szCs w:val="24"/>
          <w:shd w:val="clear" w:color="auto" w:fill="FFFFFF"/>
        </w:rPr>
        <w:t xml:space="preserve"> (</w:t>
      </w:r>
      <w:r w:rsidR="00BF350C">
        <w:rPr>
          <w:rFonts w:ascii="Times New Roman" w:hAnsi="Times New Roman" w:cs="Times New Roman"/>
          <w:color w:val="222222"/>
          <w:sz w:val="24"/>
          <w:szCs w:val="24"/>
          <w:shd w:val="clear" w:color="auto" w:fill="FFFFFF"/>
        </w:rPr>
        <w:t>generation</w:t>
      </w:r>
      <w:r w:rsidR="0068122D">
        <w:rPr>
          <w:rFonts w:ascii="Times New Roman" w:hAnsi="Times New Roman" w:cs="Times New Roman"/>
          <w:color w:val="222222"/>
          <w:sz w:val="24"/>
          <w:szCs w:val="24"/>
          <w:shd w:val="clear" w:color="auto" w:fill="FFFFFF"/>
        </w:rPr>
        <w:t xml:space="preserve"> of secondary x-ray photons, though present, plays a negligible role in energy transport)</w:t>
      </w:r>
      <w:r w:rsidR="00E25CF5">
        <w:rPr>
          <w:rFonts w:ascii="Times New Roman" w:hAnsi="Times New Roman" w:cs="Times New Roman"/>
          <w:color w:val="222222"/>
          <w:sz w:val="24"/>
          <w:szCs w:val="24"/>
          <w:shd w:val="clear" w:color="auto" w:fill="FFFFFF"/>
        </w:rPr>
        <w:t>. The simplest atomic treatments of elastic and inelastic scattering demonstrate that, for mid- and high-Z elements, the ratio of elastic</w:t>
      </w:r>
      <w:r w:rsidR="00E97623">
        <w:rPr>
          <w:rFonts w:ascii="Times New Roman" w:hAnsi="Times New Roman" w:cs="Times New Roman"/>
          <w:color w:val="222222"/>
          <w:sz w:val="24"/>
          <w:szCs w:val="24"/>
          <w:shd w:val="clear" w:color="auto" w:fill="FFFFFF"/>
        </w:rPr>
        <w:t xml:space="preserve"> to </w:t>
      </w:r>
      <w:r w:rsidR="00E25CF5">
        <w:rPr>
          <w:rFonts w:ascii="Times New Roman" w:hAnsi="Times New Roman" w:cs="Times New Roman"/>
          <w:color w:val="222222"/>
          <w:sz w:val="24"/>
          <w:szCs w:val="24"/>
          <w:shd w:val="clear" w:color="auto" w:fill="FFFFFF"/>
        </w:rPr>
        <w:t>inelastic total cross sections is of order unity and that characteristic elastic scattering angles are sufficiently large (</w:t>
      </w:r>
      <w:r w:rsidR="00D66A44">
        <w:rPr>
          <w:rFonts w:ascii="Times New Roman" w:hAnsi="Times New Roman" w:cs="Times New Roman"/>
          <w:color w:val="222222"/>
          <w:sz w:val="24"/>
          <w:szCs w:val="24"/>
          <w:shd w:val="clear" w:color="auto" w:fill="FFFFFF"/>
        </w:rPr>
        <w:t>for instance, of order</w:t>
      </w:r>
      <w:r w:rsidR="00E25CF5">
        <w:rPr>
          <w:rFonts w:ascii="Times New Roman" w:hAnsi="Times New Roman" w:cs="Times New Roman"/>
          <w:color w:val="222222"/>
          <w:sz w:val="24"/>
          <w:szCs w:val="24"/>
          <w:shd w:val="clear" w:color="auto" w:fill="FFFFFF"/>
        </w:rPr>
        <w:t xml:space="preserve"> 1 rad for ~1</w:t>
      </w:r>
      <w:ins w:id="31" w:author="Evan Jahrman" w:date="2017-04-12T19:12:00Z">
        <w:r w:rsidR="00E73831">
          <w:rPr>
            <w:rFonts w:ascii="Times New Roman" w:hAnsi="Times New Roman" w:cs="Times New Roman"/>
            <w:color w:val="222222"/>
            <w:sz w:val="24"/>
            <w:szCs w:val="24"/>
            <w:shd w:val="clear" w:color="auto" w:fill="FFFFFF"/>
          </w:rPr>
          <w:t xml:space="preserve"> </w:t>
        </w:r>
      </w:ins>
      <w:proofErr w:type="spellStart"/>
      <w:r w:rsidR="00E25CF5">
        <w:rPr>
          <w:rFonts w:ascii="Times New Roman" w:hAnsi="Times New Roman" w:cs="Times New Roman"/>
          <w:color w:val="222222"/>
          <w:sz w:val="24"/>
          <w:szCs w:val="24"/>
          <w:shd w:val="clear" w:color="auto" w:fill="FFFFFF"/>
        </w:rPr>
        <w:t>keV</w:t>
      </w:r>
      <w:proofErr w:type="spellEnd"/>
      <w:r w:rsidR="00E25CF5">
        <w:rPr>
          <w:rFonts w:ascii="Times New Roman" w:hAnsi="Times New Roman" w:cs="Times New Roman"/>
          <w:color w:val="222222"/>
          <w:sz w:val="24"/>
          <w:szCs w:val="24"/>
          <w:shd w:val="clear" w:color="auto" w:fill="FFFFFF"/>
        </w:rPr>
        <w:t xml:space="preserve"> electrons) to influence deposited energy distributions</w:t>
      </w:r>
      <w:r w:rsidR="00844F8D">
        <w:rPr>
          <w:rFonts w:ascii="Times New Roman" w:hAnsi="Times New Roman" w:cs="Times New Roman"/>
          <w:color w:val="222222"/>
          <w:sz w:val="24"/>
          <w:szCs w:val="24"/>
          <w:shd w:val="clear" w:color="auto" w:fill="FFFFFF"/>
        </w:rPr>
        <w:t>.</w:t>
      </w:r>
      <w:r w:rsidR="00E25CF5">
        <w:rPr>
          <w:rFonts w:ascii="Times New Roman" w:hAnsi="Times New Roman" w:cs="Times New Roman"/>
          <w:color w:val="222222"/>
          <w:sz w:val="24"/>
          <w:szCs w:val="24"/>
          <w:shd w:val="clear" w:color="auto" w:fill="FFFFFF"/>
        </w:rPr>
        <w:t xml:space="preserve"> </w:t>
      </w:r>
      <w:r w:rsidR="00844F8D">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&lt;EndNote&gt;&lt;Cite&gt;&lt;Author&gt;Egerton&lt;/Author&gt;&lt;Year&gt;2011&lt;/Year&gt;&lt;RecNum&gt;8&lt;/RecNum&gt;&lt;DisplayText&gt;[34]&lt;/DisplayText&gt;&lt;record&gt;&lt;rec-number&gt;8&lt;/rec-number&gt;&lt;foreign-keys&gt;&lt;key app="EN" db-id="t9s9se0t6vp9pvez5ecvs9dn5tzwddxpfzsa" timestamp="0"&gt;8&lt;/key&gt;&lt;/foreign-keys&gt;&lt;ref-type name="Book"&gt;6&lt;/ref-type&gt;&lt;contributors&gt;&lt;authors&gt;&lt;author&gt;Egerton, Ray F.&lt;/author&gt;&lt;/authors&gt;&lt;/contributors&gt;&lt;titles&gt;&lt;title&gt;Electron energy-loss spectroscopy in the electron microscope&lt;/title&gt;&lt;/titles&gt;&lt;dates&gt;&lt;year&gt;2011&lt;/year&gt;&lt;/dates&gt;&lt;publisher&gt;Springer Science &amp;amp; Business Media&lt;/publisher&gt;&lt;isbn&gt;1441995838&lt;/isbn&gt;&lt;urls&gt;&lt;/urls&gt;&lt;/record&gt;&lt;/Cite&gt;&lt;/EndNote&gt;</w:instrText>
      </w:r>
      <w:r w:rsidR="00844F8D">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[34]</w:t>
      </w:r>
      <w:r w:rsidR="00844F8D">
        <w:rPr>
          <w:rFonts w:ascii="Times New Roman" w:hAnsi="Times New Roman" w:cs="Times New Roman"/>
          <w:color w:val="222222"/>
          <w:sz w:val="24"/>
          <w:szCs w:val="24"/>
          <w:shd w:val="clear" w:color="auto" w:fill="FFFFFF"/>
        </w:rPr>
        <w:fldChar w:fldCharType="end"/>
      </w:r>
      <w:r w:rsidR="00844F8D">
        <w:rPr>
          <w:rFonts w:ascii="Times New Roman" w:hAnsi="Times New Roman" w:cs="Times New Roman"/>
          <w:color w:val="222222"/>
          <w:sz w:val="24"/>
          <w:szCs w:val="24"/>
          <w:shd w:val="clear" w:color="auto" w:fill="FFFFFF"/>
        </w:rPr>
        <w:t xml:space="preserve"> </w:t>
      </w:r>
      <w:r w:rsidR="00E73831">
        <w:rPr>
          <w:rFonts w:ascii="Times New Roman" w:hAnsi="Times New Roman" w:cs="Times New Roman"/>
          <w:color w:val="222222"/>
          <w:sz w:val="24"/>
          <w:szCs w:val="24"/>
          <w:shd w:val="clear" w:color="auto" w:fill="FFFFFF"/>
        </w:rPr>
        <w:t>Both</w:t>
      </w:r>
      <w:r w:rsidR="00782DFA">
        <w:rPr>
          <w:rFonts w:ascii="Times New Roman" w:hAnsi="Times New Roman" w:cs="Times New Roman"/>
          <w:color w:val="222222"/>
          <w:sz w:val="24"/>
          <w:szCs w:val="24"/>
          <w:shd w:val="clear" w:color="auto" w:fill="FFFFFF"/>
        </w:rPr>
        <w:t xml:space="preserve"> </w:t>
      </w:r>
      <w:r w:rsidR="00E25CF5">
        <w:rPr>
          <w:rFonts w:ascii="Times New Roman" w:hAnsi="Times New Roman" w:cs="Times New Roman"/>
          <w:color w:val="222222"/>
          <w:sz w:val="24"/>
          <w:szCs w:val="24"/>
          <w:shd w:val="clear" w:color="auto" w:fill="FFFFFF"/>
        </w:rPr>
        <w:t xml:space="preserve">components, therefore, must receive accurate treatments to adequately model spatial energy deposition distributions in </w:t>
      </w:r>
      <w:r w:rsidR="006B5F1D">
        <w:rPr>
          <w:rFonts w:ascii="Times New Roman" w:hAnsi="Times New Roman" w:cs="Times New Roman"/>
          <w:color w:val="222222"/>
          <w:sz w:val="24"/>
          <w:szCs w:val="24"/>
          <w:shd w:val="clear" w:color="auto" w:fill="FFFFFF"/>
        </w:rPr>
        <w:t xml:space="preserve">a </w:t>
      </w:r>
      <w:r w:rsidR="00E25CF5">
        <w:rPr>
          <w:rFonts w:ascii="Times New Roman" w:hAnsi="Times New Roman" w:cs="Times New Roman"/>
          <w:color w:val="222222"/>
          <w:sz w:val="24"/>
          <w:szCs w:val="24"/>
          <w:shd w:val="clear" w:color="auto" w:fill="FFFFFF"/>
        </w:rPr>
        <w:t xml:space="preserve">nanostructured target. </w:t>
      </w:r>
    </w:p>
    <w:p w14:paraId="20FD73EE" w14:textId="29F8994A" w:rsidR="00CE4E34" w:rsidRPr="001C5628" w:rsidRDefault="00E7001E"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spatial distribution of deposited energy is determined by </w:t>
      </w:r>
      <w:r w:rsidR="00CE4E34" w:rsidRPr="007E3AD4">
        <w:rPr>
          <w:rFonts w:ascii="Times New Roman" w:hAnsi="Times New Roman" w:cs="Times New Roman"/>
          <w:color w:val="222222"/>
          <w:sz w:val="24"/>
          <w:szCs w:val="24"/>
          <w:shd w:val="clear" w:color="auto" w:fill="FFFFFF"/>
        </w:rPr>
        <w:t xml:space="preserve">the electron stopping </w:t>
      </w:r>
      <w:proofErr w:type="gramStart"/>
      <w:r w:rsidR="00CE4E34" w:rsidRPr="007E3AD4">
        <w:rPr>
          <w:rFonts w:ascii="Times New Roman" w:hAnsi="Times New Roman" w:cs="Times New Roman"/>
          <w:color w:val="222222"/>
          <w:sz w:val="24"/>
          <w:szCs w:val="24"/>
          <w:shd w:val="clear" w:color="auto" w:fill="FFFFFF"/>
        </w:rPr>
        <w:t xml:space="preserve">power </w:t>
      </w:r>
      <w:proofErr w:type="gramEnd"/>
      <m:oMath>
        <m:f>
          <m:fPr>
            <m:type m:val="lin"/>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dE</m:t>
            </m:r>
          </m:num>
          <m:den>
            <m:r>
              <w:rPr>
                <w:rFonts w:ascii="Cambria Math" w:hAnsi="Cambria Math" w:cs="Times New Roman"/>
                <w:color w:val="222222"/>
                <w:sz w:val="24"/>
                <w:szCs w:val="24"/>
                <w:shd w:val="clear" w:color="auto" w:fill="FFFFFF"/>
              </w:rPr>
              <m:t>dz</m:t>
            </m:r>
          </m:den>
        </m:f>
      </m:oMath>
      <w:r w:rsidR="00CE4E34" w:rsidRPr="007E3AD4">
        <w:rPr>
          <w:rFonts w:ascii="Times New Roman" w:eastAsiaTheme="minorEastAsia" w:hAnsi="Times New Roman" w:cs="Times New Roman"/>
          <w:color w:val="222222"/>
          <w:sz w:val="24"/>
          <w:szCs w:val="24"/>
          <w:shd w:val="clear" w:color="auto" w:fill="FFFFFF"/>
        </w:rPr>
        <w:t>, which in a classical treatment is related to a material’s dielectric function</w:t>
      </w:r>
      <w:r w:rsidR="00CE4E34">
        <w:rPr>
          <w:rFonts w:ascii="Times New Roman" w:eastAsiaTheme="minorEastAsia"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ε(q,  ω)</m:t>
        </m:r>
      </m:oMath>
      <w:r w:rsidR="00CE4E34" w:rsidRPr="007E3AD4">
        <w:rPr>
          <w:rFonts w:ascii="Times New Roman" w:eastAsiaTheme="minorEastAsia" w:hAnsi="Times New Roman" w:cs="Times New Roman"/>
          <w:color w:val="222222"/>
          <w:sz w:val="24"/>
          <w:szCs w:val="24"/>
          <w:shd w:val="clear" w:color="auto" w:fill="FFFFFF"/>
        </w:rPr>
        <w:t xml:space="preserve"> by</w:t>
      </w:r>
    </w:p>
    <w:p w14:paraId="260AB58B" w14:textId="7472C850" w:rsidR="0091018D" w:rsidRPr="0091018D" w:rsidRDefault="00217986" w:rsidP="0091018D">
      <w:pPr>
        <w:spacing w:line="360" w:lineRule="auto"/>
        <w:ind w:left="1440" w:firstLine="360"/>
        <w:rPr>
          <w:rFonts w:ascii="Times New Roman" w:eastAsiaTheme="minorEastAsia" w:hAnsi="Times New Roman" w:cs="Times New Roman"/>
          <w:color w:val="222222"/>
          <w:sz w:val="24"/>
          <w:szCs w:val="24"/>
          <w:shd w:val="clear" w:color="auto" w:fill="FFFFFF"/>
        </w:rPr>
      </w:pPr>
      <m:oMath>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dE</m:t>
            </m:r>
          </m:num>
          <m:den>
            <m:r>
              <w:rPr>
                <w:rFonts w:ascii="Cambria Math" w:hAnsi="Cambria Math" w:cs="Times New Roman"/>
                <w:color w:val="222222"/>
                <w:sz w:val="24"/>
                <w:szCs w:val="24"/>
                <w:shd w:val="clear" w:color="auto" w:fill="FFFFFF"/>
              </w:rPr>
              <m:t>dz</m:t>
            </m:r>
          </m:den>
        </m:f>
        <m:r>
          <w:rPr>
            <w:rFonts w:ascii="Cambria Math" w:hAnsi="Cambria Math" w:cs="Times New Roman"/>
            <w:color w:val="222222"/>
            <w:sz w:val="24"/>
            <w:szCs w:val="24"/>
            <w:shd w:val="clear" w:color="auto" w:fill="FFFFFF"/>
          </w:rPr>
          <m:t xml:space="preserve">= </m:t>
        </m:r>
        <m:f>
          <m:fPr>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2</m:t>
            </m:r>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ℏ</m:t>
                </m:r>
              </m:e>
              <m:sup>
                <m:r>
                  <w:rPr>
                    <w:rFonts w:ascii="Cambria Math" w:hAnsi="Cambria Math" w:cs="Times New Roman"/>
                    <w:color w:val="222222"/>
                    <w:sz w:val="24"/>
                    <w:szCs w:val="24"/>
                    <w:shd w:val="clear" w:color="auto" w:fill="FFFFFF"/>
                  </w:rPr>
                  <m:t>2</m:t>
                </m:r>
              </m:sup>
            </m:sSup>
          </m:num>
          <m:den>
            <m:r>
              <w:rPr>
                <w:rFonts w:ascii="Cambria Math" w:hAnsi="Cambria Math" w:cs="Times New Roman"/>
                <w:color w:val="222222"/>
                <w:sz w:val="24"/>
                <w:szCs w:val="24"/>
                <w:shd w:val="clear" w:color="auto" w:fill="FFFFFF"/>
              </w:rPr>
              <m:t>π</m:t>
            </m:r>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a</m:t>
                </m:r>
              </m:e>
              <m:sub>
                <m:r>
                  <w:rPr>
                    <w:rFonts w:ascii="Cambria Math" w:hAnsi="Cambria Math" w:cs="Times New Roman"/>
                    <w:color w:val="222222"/>
                    <w:sz w:val="24"/>
                    <w:szCs w:val="24"/>
                    <w:shd w:val="clear" w:color="auto" w:fill="FFFFFF"/>
                  </w:rPr>
                  <m:t>0</m:t>
                </m:r>
              </m:sub>
            </m:sSub>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m</m:t>
                </m:r>
              </m:e>
              <m:sub>
                <m:r>
                  <w:rPr>
                    <w:rFonts w:ascii="Cambria Math" w:hAnsi="Cambria Math" w:cs="Times New Roman"/>
                    <w:color w:val="222222"/>
                    <w:sz w:val="24"/>
                    <w:szCs w:val="24"/>
                    <w:shd w:val="clear" w:color="auto" w:fill="FFFFFF"/>
                  </w:rPr>
                  <m:t>0</m:t>
                </m:r>
              </m:sub>
            </m:sSub>
            <m:sSup>
              <m:sSupPr>
                <m:ctrlPr>
                  <w:rPr>
                    <w:rFonts w:ascii="Cambria Math" w:hAnsi="Cambria Math" w:cs="Times New Roman"/>
                    <w:i/>
                    <w:color w:val="222222"/>
                    <w:sz w:val="24"/>
                    <w:szCs w:val="24"/>
                    <w:shd w:val="clear" w:color="auto" w:fill="FFFFFF"/>
                  </w:rPr>
                </m:ctrlPr>
              </m:sSupPr>
              <m:e>
                <m:r>
                  <w:rPr>
                    <w:rFonts w:ascii="Cambria Math" w:hAnsi="Cambria Math" w:cs="Times New Roman"/>
                    <w:color w:val="222222"/>
                    <w:sz w:val="24"/>
                    <w:szCs w:val="24"/>
                    <w:shd w:val="clear" w:color="auto" w:fill="FFFFFF"/>
                  </w:rPr>
                  <m:t>v</m:t>
                </m:r>
              </m:e>
              <m:sup>
                <m:r>
                  <w:rPr>
                    <w:rFonts w:ascii="Cambria Math" w:hAnsi="Cambria Math" w:cs="Times New Roman"/>
                    <w:color w:val="222222"/>
                    <w:sz w:val="24"/>
                    <w:szCs w:val="24"/>
                    <w:shd w:val="clear" w:color="auto" w:fill="FFFFFF"/>
                  </w:rPr>
                  <m:t>2</m:t>
                </m:r>
              </m:sup>
            </m:sSup>
          </m:den>
        </m:f>
        <m:r>
          <w:rPr>
            <w:rFonts w:ascii="Cambria Math" w:hAnsi="Cambria Math" w:cs="Times New Roman"/>
            <w:color w:val="222222"/>
            <w:sz w:val="24"/>
            <w:szCs w:val="24"/>
            <w:shd w:val="clear" w:color="auto" w:fill="FFFFFF"/>
          </w:rPr>
          <m:t xml:space="preserve"> </m:t>
        </m:r>
        <m:nary>
          <m:naryPr>
            <m:chr m:val="∬"/>
            <m:limLoc m:val="undOvr"/>
            <m:subHide m:val="1"/>
            <m:supHide m:val="1"/>
            <m:ctrlPr>
              <w:rPr>
                <w:rFonts w:ascii="Cambria Math" w:hAnsi="Cambria Math" w:cs="Times New Roman"/>
                <w:i/>
                <w:color w:val="222222"/>
                <w:sz w:val="24"/>
                <w:szCs w:val="24"/>
                <w:shd w:val="clear" w:color="auto" w:fill="FFFFFF"/>
              </w:rPr>
            </m:ctrlPr>
          </m:naryPr>
          <m:sub/>
          <m:sup/>
          <m:e>
            <m:f>
              <m:fPr>
                <m:ctrlPr>
                  <w:rPr>
                    <w:rFonts w:ascii="Cambria Math" w:hAnsi="Cambria Math" w:cs="Times New Roman"/>
                    <w:i/>
                    <w:color w:val="222222"/>
                    <w:sz w:val="24"/>
                    <w:szCs w:val="24"/>
                    <w:shd w:val="clear" w:color="auto" w:fill="FFFFFF"/>
                  </w:rPr>
                </m:ctrlPr>
              </m:fPr>
              <m:num>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q</m:t>
                    </m:r>
                  </m:e>
                  <m:sub>
                    <m:r>
                      <w:rPr>
                        <w:rFonts w:ascii="Cambria Math" w:hAnsi="Cambria Math" w:cs="Times New Roman"/>
                        <w:color w:val="222222"/>
                        <w:sz w:val="24"/>
                        <w:szCs w:val="24"/>
                        <w:shd w:val="clear" w:color="auto" w:fill="FFFFFF"/>
                      </w:rPr>
                      <m:t>y</m:t>
                    </m:r>
                  </m:sub>
                </m:sSub>
                <m:r>
                  <w:rPr>
                    <w:rFonts w:ascii="Cambria Math" w:hAnsi="Cambria Math" w:cs="Times New Roman"/>
                    <w:color w:val="222222"/>
                    <w:sz w:val="24"/>
                    <w:szCs w:val="24"/>
                    <w:shd w:val="clear" w:color="auto" w:fill="FFFFFF"/>
                  </w:rPr>
                  <m:t>ω Im[</m:t>
                </m:r>
                <m:f>
                  <m:fPr>
                    <m:type m:val="lin"/>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-1</m:t>
                    </m:r>
                  </m:num>
                  <m:den>
                    <m:r>
                      <w:rPr>
                        <w:rFonts w:ascii="Cambria Math" w:hAnsi="Cambria Math" w:cs="Times New Roman"/>
                        <w:color w:val="222222"/>
                        <w:sz w:val="24"/>
                        <w:szCs w:val="24"/>
                        <w:shd w:val="clear" w:color="auto" w:fill="FFFFFF"/>
                      </w:rPr>
                      <m:t>ε(q,  ω)]</m:t>
                    </m:r>
                  </m:den>
                </m:f>
              </m:num>
              <m:den>
                <m:sSup>
                  <m:sSupPr>
                    <m:ctrlPr>
                      <w:rPr>
                        <w:rFonts w:ascii="Cambria Math" w:hAnsi="Cambria Math" w:cs="Times New Roman"/>
                        <w:i/>
                        <w:color w:val="222222"/>
                        <w:sz w:val="24"/>
                        <w:szCs w:val="24"/>
                        <w:shd w:val="clear" w:color="auto" w:fill="FFFFFF"/>
                      </w:rPr>
                    </m:ctrlPr>
                  </m:sSupPr>
                  <m:e>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q</m:t>
                        </m:r>
                      </m:e>
                      <m:sub>
                        <m:r>
                          <w:rPr>
                            <w:rFonts w:ascii="Cambria Math" w:hAnsi="Cambria Math" w:cs="Times New Roman"/>
                            <w:color w:val="222222"/>
                            <w:sz w:val="24"/>
                            <w:szCs w:val="24"/>
                            <w:shd w:val="clear" w:color="auto" w:fill="FFFFFF"/>
                          </w:rPr>
                          <m:t>y</m:t>
                        </m:r>
                      </m:sub>
                    </m:sSub>
                  </m:e>
                  <m:sup>
                    <m:r>
                      <w:rPr>
                        <w:rFonts w:ascii="Cambria Math" w:hAnsi="Cambria Math" w:cs="Times New Roman"/>
                        <w:color w:val="222222"/>
                        <w:sz w:val="24"/>
                        <w:szCs w:val="24"/>
                        <w:shd w:val="clear" w:color="auto" w:fill="FFFFFF"/>
                      </w:rPr>
                      <m:t>2</m:t>
                    </m:r>
                  </m:sup>
                </m:sSup>
                <m:r>
                  <w:rPr>
                    <w:rFonts w:ascii="Cambria Math" w:hAnsi="Cambria Math" w:cs="Times New Roman"/>
                    <w:color w:val="222222"/>
                    <w:sz w:val="24"/>
                    <w:szCs w:val="24"/>
                    <w:shd w:val="clear" w:color="auto" w:fill="FFFFFF"/>
                  </w:rPr>
                  <m:t>+</m:t>
                </m:r>
                <m:sSup>
                  <m:sSupPr>
                    <m:ctrlPr>
                      <w:rPr>
                        <w:rFonts w:ascii="Cambria Math" w:hAnsi="Cambria Math" w:cs="Times New Roman"/>
                        <w:i/>
                        <w:color w:val="222222"/>
                        <w:sz w:val="24"/>
                        <w:szCs w:val="24"/>
                        <w:shd w:val="clear" w:color="auto" w:fill="FFFFFF"/>
                      </w:rPr>
                    </m:ctrlPr>
                  </m:sSupPr>
                  <m:e>
                    <m:d>
                      <m:dPr>
                        <m:ctrlPr>
                          <w:rPr>
                            <w:rFonts w:ascii="Cambria Math" w:hAnsi="Cambria Math" w:cs="Times New Roman"/>
                            <w:i/>
                            <w:color w:val="222222"/>
                            <w:sz w:val="24"/>
                            <w:szCs w:val="24"/>
                            <w:shd w:val="clear" w:color="auto" w:fill="FFFFFF"/>
                          </w:rPr>
                        </m:ctrlPr>
                      </m:dPr>
                      <m:e>
                        <m:f>
                          <m:fPr>
                            <m:type m:val="skw"/>
                            <m:ctrlPr>
                              <w:rPr>
                                <w:rFonts w:ascii="Cambria Math" w:hAnsi="Cambria Math" w:cs="Times New Roman"/>
                                <w:i/>
                                <w:color w:val="222222"/>
                                <w:sz w:val="24"/>
                                <w:szCs w:val="24"/>
                                <w:shd w:val="clear" w:color="auto" w:fill="FFFFFF"/>
                              </w:rPr>
                            </m:ctrlPr>
                          </m:fPr>
                          <m:num>
                            <m:r>
                              <w:rPr>
                                <w:rFonts w:ascii="Cambria Math" w:hAnsi="Cambria Math" w:cs="Times New Roman"/>
                                <w:color w:val="222222"/>
                                <w:sz w:val="24"/>
                                <w:szCs w:val="24"/>
                                <w:shd w:val="clear" w:color="auto" w:fill="FFFFFF"/>
                              </w:rPr>
                              <m:t>ω</m:t>
                            </m:r>
                          </m:num>
                          <m:den>
                            <m:r>
                              <w:rPr>
                                <w:rFonts w:ascii="Cambria Math" w:hAnsi="Cambria Math" w:cs="Times New Roman"/>
                                <w:color w:val="222222"/>
                                <w:sz w:val="24"/>
                                <w:szCs w:val="24"/>
                                <w:shd w:val="clear" w:color="auto" w:fill="FFFFFF"/>
                              </w:rPr>
                              <m:t>v</m:t>
                            </m:r>
                          </m:den>
                        </m:f>
                      </m:e>
                    </m:d>
                  </m:e>
                  <m:sup>
                    <m:r>
                      <w:rPr>
                        <w:rFonts w:ascii="Cambria Math" w:hAnsi="Cambria Math" w:cs="Times New Roman"/>
                        <w:color w:val="222222"/>
                        <w:sz w:val="24"/>
                        <w:szCs w:val="24"/>
                        <w:shd w:val="clear" w:color="auto" w:fill="FFFFFF"/>
                      </w:rPr>
                      <m:t>2</m:t>
                    </m:r>
                  </m:sup>
                </m:sSup>
              </m:den>
            </m:f>
          </m:e>
        </m:nary>
        <m:r>
          <w:rPr>
            <w:rFonts w:ascii="Cambria Math" w:eastAsiaTheme="minorEastAsia" w:hAnsi="Cambria Math" w:cs="Times New Roman"/>
            <w:color w:val="222222"/>
            <w:sz w:val="24"/>
            <w:szCs w:val="24"/>
            <w:shd w:val="clear" w:color="auto" w:fill="FFFFFF"/>
          </w:rPr>
          <m:t>d</m:t>
        </m:r>
        <m:sSub>
          <m:sSubPr>
            <m:ctrlPr>
              <w:rPr>
                <w:rFonts w:ascii="Cambria Math" w:eastAsiaTheme="minorEastAsia" w:hAnsi="Cambria Math" w:cs="Times New Roman"/>
                <w:i/>
                <w:color w:val="222222"/>
                <w:sz w:val="24"/>
                <w:szCs w:val="24"/>
                <w:shd w:val="clear" w:color="auto" w:fill="FFFFFF"/>
              </w:rPr>
            </m:ctrlPr>
          </m:sSubPr>
          <m:e>
            <m:r>
              <w:rPr>
                <w:rFonts w:ascii="Cambria Math" w:eastAsiaTheme="minorEastAsia" w:hAnsi="Cambria Math" w:cs="Times New Roman"/>
                <w:color w:val="222222"/>
                <w:sz w:val="24"/>
                <w:szCs w:val="24"/>
                <w:shd w:val="clear" w:color="auto" w:fill="FFFFFF"/>
              </w:rPr>
              <m:t>q</m:t>
            </m:r>
          </m:e>
          <m:sub>
            <m:r>
              <w:rPr>
                <w:rFonts w:ascii="Cambria Math" w:eastAsiaTheme="minorEastAsia" w:hAnsi="Cambria Math" w:cs="Times New Roman"/>
                <w:color w:val="222222"/>
                <w:sz w:val="24"/>
                <w:szCs w:val="24"/>
                <w:shd w:val="clear" w:color="auto" w:fill="FFFFFF"/>
              </w:rPr>
              <m:t>y</m:t>
            </m:r>
          </m:sub>
        </m:sSub>
        <m:r>
          <w:rPr>
            <w:rFonts w:ascii="Cambria Math" w:eastAsiaTheme="minorEastAsia" w:hAnsi="Cambria Math" w:cs="Times New Roman"/>
            <w:color w:val="222222"/>
            <w:sz w:val="24"/>
            <w:szCs w:val="24"/>
            <w:shd w:val="clear" w:color="auto" w:fill="FFFFFF"/>
          </w:rPr>
          <m:t>dω,</m:t>
        </m:r>
      </m:oMath>
      <w:r w:rsidR="0091018D">
        <w:rPr>
          <w:rFonts w:ascii="Times New Roman" w:eastAsiaTheme="minorEastAsia" w:hAnsi="Times New Roman" w:cs="Times New Roman"/>
          <w:color w:val="222222"/>
          <w:sz w:val="24"/>
          <w:szCs w:val="24"/>
          <w:shd w:val="clear" w:color="auto" w:fill="FFFFFF"/>
        </w:rPr>
        <w:t xml:space="preserve">     (1)</w:t>
      </w:r>
      <w:r w:rsidR="000C7389">
        <w:rPr>
          <w:rFonts w:ascii="Times New Roman" w:eastAsiaTheme="minorEastAsia" w:hAnsi="Times New Roman" w:cs="Times New Roman"/>
          <w:color w:val="222222"/>
          <w:sz w:val="24"/>
          <w:szCs w:val="24"/>
          <w:shd w:val="clear" w:color="auto" w:fill="FFFFFF"/>
        </w:rPr>
        <w:t xml:space="preserve">  </w:t>
      </w:r>
    </w:p>
    <w:p w14:paraId="5F5D7FD2" w14:textId="59B267B2" w:rsidR="00CE4E34" w:rsidRPr="0091018D" w:rsidRDefault="0091018D" w:rsidP="0091018D">
      <w:pPr>
        <w:spacing w:line="360" w:lineRule="auto"/>
        <w:rPr>
          <w:rFonts w:ascii="Times New Roman" w:eastAsiaTheme="minorEastAsia"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w</w:t>
      </w:r>
      <w:r w:rsidR="00CE4E34">
        <w:rPr>
          <w:rFonts w:ascii="Times New Roman" w:hAnsi="Times New Roman" w:cs="Times New Roman"/>
          <w:color w:val="222222"/>
          <w:sz w:val="24"/>
          <w:szCs w:val="24"/>
          <w:shd w:val="clear" w:color="auto" w:fill="FFFFFF"/>
        </w:rPr>
        <w:t>here</w:t>
      </w:r>
      <w:proofErr w:type="gramEnd"/>
      <w:r w:rsidR="00CE4E34">
        <w:rPr>
          <w:rFonts w:ascii="Times New Roman" w:hAnsi="Times New Roman" w:cs="Times New Roman"/>
          <w:color w:val="222222"/>
          <w:sz w:val="24"/>
          <w:szCs w:val="24"/>
          <w:shd w:val="clear" w:color="auto" w:fill="FFFFFF"/>
        </w:rPr>
        <w:t xml:space="preserve"> ω is angular frequency, </w:t>
      </w:r>
      <m:oMath>
        <m:r>
          <w:rPr>
            <w:rFonts w:ascii="Cambria Math" w:hAnsi="Cambria Math" w:cs="Times New Roman"/>
            <w:color w:val="222222"/>
            <w:sz w:val="24"/>
            <w:szCs w:val="24"/>
            <w:shd w:val="clear" w:color="auto" w:fill="FFFFFF"/>
          </w:rPr>
          <m:t>q</m:t>
        </m:r>
      </m:oMath>
      <w:r w:rsidR="00CE4E34">
        <w:rPr>
          <w:rFonts w:ascii="Times New Roman" w:eastAsiaTheme="minorEastAsia" w:hAnsi="Times New Roman" w:cs="Times New Roman"/>
          <w:color w:val="222222"/>
          <w:sz w:val="24"/>
          <w:szCs w:val="24"/>
          <w:shd w:val="clear" w:color="auto" w:fill="FFFFFF"/>
        </w:rPr>
        <w:t xml:space="preserve"> </w:t>
      </w:r>
      <w:r w:rsidR="00CE4E34">
        <w:rPr>
          <w:rFonts w:ascii="Times New Roman" w:hAnsi="Times New Roman" w:cs="Times New Roman"/>
          <w:color w:val="222222"/>
          <w:sz w:val="24"/>
          <w:szCs w:val="24"/>
          <w:shd w:val="clear" w:color="auto" w:fill="FFFFFF"/>
        </w:rPr>
        <w:t xml:space="preserve">is momentum transfer (with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q</m:t>
            </m:r>
          </m:e>
          <m:sub>
            <m:r>
              <w:rPr>
                <w:rFonts w:ascii="Cambria Math" w:hAnsi="Cambria Math" w:cs="Times New Roman"/>
                <w:color w:val="222222"/>
                <w:sz w:val="24"/>
                <w:szCs w:val="24"/>
                <w:shd w:val="clear" w:color="auto" w:fill="FFFFFF"/>
              </w:rPr>
              <m:t>y</m:t>
            </m:r>
          </m:sub>
        </m:sSub>
      </m:oMath>
      <w:r w:rsidR="00CE4E34">
        <w:rPr>
          <w:rFonts w:ascii="Times New Roman" w:eastAsiaTheme="minorEastAsia" w:hAnsi="Times New Roman" w:cs="Times New Roman"/>
          <w:color w:val="222222"/>
          <w:sz w:val="24"/>
          <w:szCs w:val="24"/>
          <w:shd w:val="clear" w:color="auto" w:fill="FFFFFF"/>
        </w:rPr>
        <w:t xml:space="preserve"> the magnitude of the component for momentum transfer perpendicular to the z-direction), </w:t>
      </w:r>
      <m:oMath>
        <m:sSub>
          <m:sSubPr>
            <m:ctrlPr>
              <w:rPr>
                <w:rFonts w:ascii="Cambria Math" w:eastAsiaTheme="minorEastAsia" w:hAnsi="Cambria Math" w:cs="Times New Roman"/>
                <w:i/>
                <w:color w:val="222222"/>
                <w:sz w:val="24"/>
                <w:szCs w:val="24"/>
                <w:shd w:val="clear" w:color="auto" w:fill="FFFFFF"/>
              </w:rPr>
            </m:ctrlPr>
          </m:sSubPr>
          <m:e>
            <m:r>
              <w:rPr>
                <w:rFonts w:ascii="Cambria Math" w:eastAsiaTheme="minorEastAsia" w:hAnsi="Cambria Math" w:cs="Times New Roman"/>
                <w:color w:val="222222"/>
                <w:sz w:val="24"/>
                <w:szCs w:val="24"/>
                <w:shd w:val="clear" w:color="auto" w:fill="FFFFFF"/>
              </w:rPr>
              <m:t>a</m:t>
            </m:r>
          </m:e>
          <m:sub>
            <m:r>
              <w:rPr>
                <w:rFonts w:ascii="Cambria Math" w:eastAsiaTheme="minorEastAsia" w:hAnsi="Cambria Math" w:cs="Times New Roman"/>
                <w:color w:val="222222"/>
                <w:sz w:val="24"/>
                <w:szCs w:val="24"/>
                <w:shd w:val="clear" w:color="auto" w:fill="FFFFFF"/>
              </w:rPr>
              <m:t>0</m:t>
            </m:r>
          </m:sub>
        </m:sSub>
      </m:oMath>
      <w:r w:rsidR="00CE4E34">
        <w:rPr>
          <w:rFonts w:ascii="Times New Roman" w:eastAsiaTheme="minorEastAsia" w:hAnsi="Times New Roman" w:cs="Times New Roman"/>
          <w:color w:val="222222"/>
          <w:sz w:val="24"/>
          <w:szCs w:val="24"/>
          <w:shd w:val="clear" w:color="auto" w:fill="FFFFFF"/>
        </w:rPr>
        <w:t xml:space="preserve"> is the Bohr radius, </w:t>
      </w:r>
      <m:oMath>
        <m:sSub>
          <m:sSubPr>
            <m:ctrlPr>
              <w:rPr>
                <w:rFonts w:ascii="Cambria Math" w:eastAsiaTheme="minorEastAsia" w:hAnsi="Cambria Math" w:cs="Times New Roman"/>
                <w:i/>
                <w:color w:val="222222"/>
                <w:sz w:val="24"/>
                <w:szCs w:val="24"/>
                <w:shd w:val="clear" w:color="auto" w:fill="FFFFFF"/>
              </w:rPr>
            </m:ctrlPr>
          </m:sSubPr>
          <m:e>
            <m:r>
              <w:rPr>
                <w:rFonts w:ascii="Cambria Math" w:eastAsiaTheme="minorEastAsia" w:hAnsi="Cambria Math" w:cs="Times New Roman"/>
                <w:color w:val="222222"/>
                <w:sz w:val="24"/>
                <w:szCs w:val="24"/>
                <w:shd w:val="clear" w:color="auto" w:fill="FFFFFF"/>
              </w:rPr>
              <m:t>m</m:t>
            </m:r>
          </m:e>
          <m:sub>
            <m:r>
              <w:rPr>
                <w:rFonts w:ascii="Cambria Math" w:eastAsiaTheme="minorEastAsia" w:hAnsi="Cambria Math" w:cs="Times New Roman"/>
                <w:color w:val="222222"/>
                <w:sz w:val="24"/>
                <w:szCs w:val="24"/>
                <w:shd w:val="clear" w:color="auto" w:fill="FFFFFF"/>
              </w:rPr>
              <m:t>0</m:t>
            </m:r>
          </m:sub>
        </m:sSub>
      </m:oMath>
      <w:r w:rsidR="00CE4E34">
        <w:rPr>
          <w:rFonts w:ascii="Times New Roman" w:eastAsiaTheme="minorEastAsia" w:hAnsi="Times New Roman" w:cs="Times New Roman"/>
          <w:color w:val="222222"/>
          <w:sz w:val="24"/>
          <w:szCs w:val="24"/>
          <w:shd w:val="clear" w:color="auto" w:fill="FFFFFF"/>
        </w:rPr>
        <w:t xml:space="preserve"> is the electron mass, and </w:t>
      </w:r>
      <m:oMath>
        <m:r>
          <w:rPr>
            <w:rFonts w:ascii="Cambria Math" w:eastAsiaTheme="minorEastAsia" w:hAnsi="Cambria Math" w:cs="Times New Roman"/>
            <w:color w:val="222222"/>
            <w:sz w:val="24"/>
            <w:szCs w:val="24"/>
            <w:shd w:val="clear" w:color="auto" w:fill="FFFFFF"/>
          </w:rPr>
          <m:t>v</m:t>
        </m:r>
      </m:oMath>
      <w:r w:rsidR="00CE4E34">
        <w:rPr>
          <w:rFonts w:ascii="Times New Roman" w:eastAsiaTheme="minorEastAsia" w:hAnsi="Times New Roman" w:cs="Times New Roman"/>
          <w:color w:val="222222"/>
          <w:sz w:val="24"/>
          <w:szCs w:val="24"/>
          <w:shd w:val="clear" w:color="auto" w:fill="FFFFFF"/>
        </w:rPr>
        <w:t xml:space="preserve"> is the electron velocity</w:t>
      </w:r>
      <w:r w:rsidR="00CE4E34">
        <w:rPr>
          <w:rFonts w:ascii="Times New Roman" w:hAnsi="Times New Roman" w:cs="Times New Roman"/>
          <w:color w:val="222222"/>
          <w:sz w:val="24"/>
          <w:szCs w:val="24"/>
          <w:shd w:val="clear" w:color="auto" w:fill="FFFFFF"/>
        </w:rPr>
        <w:t xml:space="preserve">. </w:t>
      </w:r>
      <w:r w:rsidR="00CE4E34">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&lt;EndNote&gt;&lt;Cite&gt;&lt;Author&gt;Egerton&lt;/Author&gt;&lt;Year&gt;2011&lt;/Year&gt;&lt;RecNum&gt;8&lt;/RecNum&gt;&lt;DisplayText&gt;[34]&lt;/DisplayText&gt;&lt;record&gt;&lt;rec-number&gt;8&lt;/rec-number&gt;&lt;foreign-keys&gt;&lt;key app="EN" db-id="t9s9se0t6vp9pvez5ecvs9dn5tzwddxpfzsa" timestamp="0"&gt;8&lt;/key&gt;&lt;/foreign-keys&gt;&lt;ref-type name="Book"&gt;6&lt;/ref-type&gt;&lt;contributors&gt;&lt;authors&gt;&lt;author&gt;Egerton, Ray F.&lt;/author&gt;&lt;/authors&gt;&lt;/contributors&gt;&lt;titles&gt;&lt;title&gt;Electron energy-loss spectroscopy in the electron microscope&lt;/title&gt;&lt;/titles&gt;&lt;dates&gt;&lt;year&gt;2011&lt;/year&gt;&lt;/dates&gt;&lt;publisher&gt;Springer Science &amp;amp; Business Media&lt;/publisher&gt;&lt;isbn&gt;1441995838&lt;/isbn&gt;&lt;urls&gt;&lt;/urls&gt;&lt;/record&gt;&lt;/Cite&gt;&lt;/EndNote&gt;</w:instrText>
      </w:r>
      <w:r w:rsidR="00CE4E34">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[34]</w:t>
      </w:r>
      <w:r w:rsidR="00CE4E34">
        <w:rPr>
          <w:rFonts w:ascii="Times New Roman" w:hAnsi="Times New Roman" w:cs="Times New Roman"/>
          <w:color w:val="222222"/>
          <w:sz w:val="24"/>
          <w:szCs w:val="24"/>
          <w:shd w:val="clear" w:color="auto" w:fill="FFFFFF"/>
        </w:rPr>
        <w:fldChar w:fldCharType="end"/>
      </w:r>
      <w:r w:rsidR="00CE4E34">
        <w:rPr>
          <w:rFonts w:ascii="Times New Roman" w:hAnsi="Times New Roman" w:cs="Times New Roman"/>
          <w:color w:val="222222"/>
          <w:sz w:val="24"/>
          <w:szCs w:val="24"/>
          <w:shd w:val="clear" w:color="auto" w:fill="FFFFFF"/>
        </w:rPr>
        <w:t xml:space="preserve"> In the case of electron showers generated by 5-10 </w:t>
      </w:r>
      <w:proofErr w:type="spellStart"/>
      <w:r w:rsidR="00CE4E34">
        <w:rPr>
          <w:rFonts w:ascii="Times New Roman" w:hAnsi="Times New Roman" w:cs="Times New Roman"/>
          <w:color w:val="222222"/>
          <w:sz w:val="24"/>
          <w:szCs w:val="24"/>
          <w:shd w:val="clear" w:color="auto" w:fill="FFFFFF"/>
        </w:rPr>
        <w:t>keV</w:t>
      </w:r>
      <w:proofErr w:type="spellEnd"/>
      <w:r w:rsidR="00CE4E34">
        <w:rPr>
          <w:rFonts w:ascii="Times New Roman" w:hAnsi="Times New Roman" w:cs="Times New Roman"/>
          <w:color w:val="222222"/>
          <w:sz w:val="24"/>
          <w:szCs w:val="24"/>
          <w:shd w:val="clear" w:color="auto" w:fill="FFFFFF"/>
        </w:rPr>
        <w:t xml:space="preserve"> photons, the electron stopping power’s dependence on </w:t>
      </w:r>
      <m:oMath>
        <m:r>
          <w:rPr>
            <w:rFonts w:ascii="Cambria Math" w:eastAsiaTheme="minorEastAsia" w:hAnsi="Cambria Math" w:cs="Times New Roman"/>
            <w:color w:val="222222"/>
            <w:sz w:val="24"/>
            <w:szCs w:val="24"/>
            <w:shd w:val="clear" w:color="auto" w:fill="FFFFFF"/>
          </w:rPr>
          <m:t>v</m:t>
        </m:r>
      </m:oMath>
      <w:r w:rsidR="00CE4E34">
        <w:rPr>
          <w:rFonts w:ascii="Times New Roman" w:eastAsiaTheme="minorEastAsia" w:hAnsi="Times New Roman" w:cs="Times New Roman"/>
          <w:color w:val="222222"/>
          <w:sz w:val="24"/>
          <w:szCs w:val="24"/>
          <w:shd w:val="clear" w:color="auto" w:fill="FFFFFF"/>
        </w:rPr>
        <w:t xml:space="preserve"> causes nonlocal energy transport to be dominated by the highest-energy Auger and photoelectrons. Th</w:t>
      </w:r>
      <w:proofErr w:type="spellStart"/>
      <w:r w:rsidR="00CE4E34">
        <w:rPr>
          <w:rFonts w:ascii="Times New Roman" w:eastAsiaTheme="minorEastAsia" w:hAnsi="Times New Roman" w:cs="Times New Roman"/>
          <w:color w:val="222222"/>
          <w:sz w:val="24"/>
          <w:szCs w:val="24"/>
          <w:shd w:val="clear" w:color="auto" w:fill="FFFFFF"/>
        </w:rPr>
        <w:t>ough</w:t>
      </w:r>
      <w:proofErr w:type="spellEnd"/>
      <w:r w:rsidR="00CE4E34">
        <w:rPr>
          <w:rFonts w:ascii="Times New Roman" w:eastAsiaTheme="minorEastAsia" w:hAnsi="Times New Roman" w:cs="Times New Roman"/>
          <w:color w:val="222222"/>
          <w:sz w:val="24"/>
          <w:szCs w:val="24"/>
          <w:shd w:val="clear" w:color="auto" w:fill="FFFFFF"/>
        </w:rPr>
        <w:t xml:space="preserve"> the slower time evolution of the subsequent electronic and lattice dynamics may be neglected </w:t>
      </w:r>
      <w:del w:id="32" w:author="Oliver R. Hoidn" w:date="2017-04-13T13:19:00Z">
        <w:r w:rsidR="00CE4E34" w:rsidDel="00C50FFA">
          <w:rPr>
            <w:rFonts w:ascii="Times New Roman" w:eastAsiaTheme="minorEastAsia" w:hAnsi="Times New Roman" w:cs="Times New Roman"/>
            <w:color w:val="222222"/>
            <w:sz w:val="24"/>
            <w:szCs w:val="24"/>
            <w:shd w:val="clear" w:color="auto" w:fill="FFFFFF"/>
          </w:rPr>
          <w:delText xml:space="preserve">for the purposes of the current </w:delText>
        </w:r>
        <w:r w:rsidR="0068122D" w:rsidDel="00C50FFA">
          <w:rPr>
            <w:rFonts w:ascii="Times New Roman" w:eastAsiaTheme="minorEastAsia" w:hAnsi="Times New Roman" w:cs="Times New Roman"/>
            <w:color w:val="222222"/>
            <w:sz w:val="24"/>
            <w:szCs w:val="24"/>
            <w:shd w:val="clear" w:color="auto" w:fill="FFFFFF"/>
          </w:rPr>
          <w:delText>article</w:delText>
        </w:r>
      </w:del>
      <w:ins w:id="33" w:author="Oliver R. Hoidn" w:date="2017-04-13T13:19:00Z">
        <w:r w:rsidR="00C50FFA">
          <w:rPr>
            <w:rFonts w:ascii="Times New Roman" w:eastAsiaTheme="minorEastAsia" w:hAnsi="Times New Roman" w:cs="Times New Roman"/>
            <w:color w:val="222222"/>
            <w:sz w:val="24"/>
            <w:szCs w:val="24"/>
            <w:shd w:val="clear" w:color="auto" w:fill="FFFFFF"/>
          </w:rPr>
          <w:t xml:space="preserve">in the </w:t>
        </w:r>
      </w:ins>
      <w:ins w:id="34" w:author="Oliver R. Hoidn" w:date="2017-04-13T13:20:00Z">
        <w:r w:rsidR="00C50FFA">
          <w:rPr>
            <w:rFonts w:ascii="Times New Roman" w:eastAsiaTheme="minorEastAsia" w:hAnsi="Times New Roman" w:cs="Times New Roman"/>
            <w:color w:val="222222"/>
            <w:sz w:val="24"/>
            <w:szCs w:val="24"/>
            <w:shd w:val="clear" w:color="auto" w:fill="FFFFFF"/>
          </w:rPr>
          <w:t>present</w:t>
        </w:r>
      </w:ins>
      <w:ins w:id="35" w:author="Oliver R. Hoidn" w:date="2017-04-13T13:19:00Z">
        <w:r w:rsidR="00C50FFA">
          <w:rPr>
            <w:rFonts w:ascii="Times New Roman" w:eastAsiaTheme="minorEastAsia" w:hAnsi="Times New Roman" w:cs="Times New Roman"/>
            <w:color w:val="222222"/>
            <w:sz w:val="24"/>
            <w:szCs w:val="24"/>
            <w:shd w:val="clear" w:color="auto" w:fill="FFFFFF"/>
          </w:rPr>
          <w:t xml:space="preserve"> context of </w:t>
        </w:r>
      </w:ins>
      <w:ins w:id="36" w:author="Oliver R. Hoidn" w:date="2017-04-13T13:22:00Z">
        <w:r w:rsidR="00C50FFA">
          <w:rPr>
            <w:rFonts w:ascii="Times New Roman" w:eastAsiaTheme="minorEastAsia" w:hAnsi="Times New Roman" w:cs="Times New Roman"/>
            <w:color w:val="222222"/>
            <w:sz w:val="24"/>
            <w:szCs w:val="24"/>
            <w:shd w:val="clear" w:color="auto" w:fill="FFFFFF"/>
          </w:rPr>
          <w:t xml:space="preserve">simulating </w:t>
        </w:r>
        <w:proofErr w:type="spellStart"/>
        <w:r w:rsidR="00C50FFA">
          <w:rPr>
            <w:rFonts w:ascii="Times New Roman" w:eastAsiaTheme="minorEastAsia" w:hAnsi="Times New Roman" w:cs="Times New Roman"/>
            <w:color w:val="222222"/>
            <w:sz w:val="24"/>
            <w:szCs w:val="24"/>
            <w:shd w:val="clear" w:color="auto" w:fill="FFFFFF"/>
          </w:rPr>
          <w:t>fsec</w:t>
        </w:r>
        <w:proofErr w:type="spellEnd"/>
        <w:r w:rsidR="00C50FFA">
          <w:rPr>
            <w:rFonts w:ascii="Times New Roman" w:eastAsiaTheme="minorEastAsia" w:hAnsi="Times New Roman" w:cs="Times New Roman"/>
            <w:color w:val="222222"/>
            <w:sz w:val="24"/>
            <w:szCs w:val="24"/>
            <w:shd w:val="clear" w:color="auto" w:fill="FFFFFF"/>
          </w:rPr>
          <w:t>-scale energy transport</w:t>
        </w:r>
      </w:ins>
      <w:r w:rsidR="00CE4E34">
        <w:rPr>
          <w:rFonts w:ascii="Times New Roman" w:eastAsiaTheme="minorEastAsia" w:hAnsi="Times New Roman" w:cs="Times New Roman"/>
          <w:color w:val="222222"/>
          <w:sz w:val="24"/>
          <w:szCs w:val="24"/>
          <w:shd w:val="clear" w:color="auto" w:fill="FFFFFF"/>
        </w:rPr>
        <w:t xml:space="preserve">, </w:t>
      </w:r>
      <w:del w:id="37" w:author="Oliver R. Hoidn" w:date="2017-04-13T13:26:00Z">
        <w:r w:rsidR="00CE4E34" w:rsidDel="00C50FFA">
          <w:rPr>
            <w:rFonts w:ascii="Times New Roman" w:eastAsiaTheme="minorEastAsia" w:hAnsi="Times New Roman" w:cs="Times New Roman"/>
            <w:color w:val="222222"/>
            <w:sz w:val="24"/>
            <w:szCs w:val="24"/>
            <w:shd w:val="clear" w:color="auto" w:fill="FFFFFF"/>
          </w:rPr>
          <w:delText xml:space="preserve">it </w:delText>
        </w:r>
      </w:del>
      <w:ins w:id="38" w:author="Oliver R. Hoidn" w:date="2017-04-13T13:26:00Z">
        <w:r w:rsidR="00C50FFA">
          <w:rPr>
            <w:rFonts w:ascii="Times New Roman" w:eastAsiaTheme="minorEastAsia" w:hAnsi="Times New Roman" w:cs="Times New Roman"/>
            <w:color w:val="222222"/>
            <w:sz w:val="24"/>
            <w:szCs w:val="24"/>
            <w:shd w:val="clear" w:color="auto" w:fill="FFFFFF"/>
          </w:rPr>
          <w:t xml:space="preserve">the possibility of interrogating it </w:t>
        </w:r>
      </w:ins>
      <w:del w:id="39" w:author="Oliver R. Hoidn" w:date="2017-04-13T13:24:00Z">
        <w:r w:rsidR="00CE4E34" w:rsidDel="00C50FFA">
          <w:rPr>
            <w:rFonts w:ascii="Times New Roman" w:eastAsiaTheme="minorEastAsia" w:hAnsi="Times New Roman" w:cs="Times New Roman"/>
            <w:color w:val="222222"/>
            <w:sz w:val="24"/>
            <w:szCs w:val="24"/>
            <w:shd w:val="clear" w:color="auto" w:fill="FFFFFF"/>
          </w:rPr>
          <w:delText xml:space="preserve">constitutes a highly interesting topic in its own right and </w:delText>
        </w:r>
        <w:r w:rsidDel="00C50FFA">
          <w:rPr>
            <w:rFonts w:ascii="Times New Roman" w:eastAsiaTheme="minorEastAsia" w:hAnsi="Times New Roman" w:cs="Times New Roman"/>
            <w:color w:val="222222"/>
            <w:sz w:val="24"/>
            <w:szCs w:val="24"/>
            <w:shd w:val="clear" w:color="auto" w:fill="FFFFFF"/>
          </w:rPr>
          <w:delText xml:space="preserve">can be </w:delText>
        </w:r>
      </w:del>
      <w:del w:id="40" w:author="Oliver R. Hoidn" w:date="2017-04-13T13:26:00Z">
        <w:r w:rsidDel="00C50FFA">
          <w:rPr>
            <w:rFonts w:ascii="Times New Roman" w:eastAsiaTheme="minorEastAsia" w:hAnsi="Times New Roman" w:cs="Times New Roman"/>
            <w:color w:val="222222"/>
            <w:sz w:val="24"/>
            <w:szCs w:val="24"/>
            <w:shd w:val="clear" w:color="auto" w:fill="FFFFFF"/>
          </w:rPr>
          <w:delText>interroga</w:delText>
        </w:r>
      </w:del>
      <w:del w:id="41" w:author="Oliver R. Hoidn" w:date="2017-04-13T13:24:00Z">
        <w:r w:rsidDel="00C50FFA">
          <w:rPr>
            <w:rFonts w:ascii="Times New Roman" w:eastAsiaTheme="minorEastAsia" w:hAnsi="Times New Roman" w:cs="Times New Roman"/>
            <w:color w:val="222222"/>
            <w:sz w:val="24"/>
            <w:szCs w:val="24"/>
            <w:shd w:val="clear" w:color="auto" w:fill="FFFFFF"/>
          </w:rPr>
          <w:delText>ted</w:delText>
        </w:r>
      </w:del>
      <w:del w:id="42" w:author="Oliver R. Hoidn" w:date="2017-04-13T13:26:00Z">
        <w:r w:rsidDel="00C50FFA">
          <w:rPr>
            <w:rFonts w:ascii="Times New Roman" w:eastAsiaTheme="minorEastAsia" w:hAnsi="Times New Roman" w:cs="Times New Roman"/>
            <w:color w:val="222222"/>
            <w:sz w:val="24"/>
            <w:szCs w:val="24"/>
            <w:shd w:val="clear" w:color="auto" w:fill="FFFFFF"/>
          </w:rPr>
          <w:delText xml:space="preserve"> </w:delText>
        </w:r>
      </w:del>
      <w:r>
        <w:rPr>
          <w:rFonts w:ascii="Times New Roman" w:eastAsiaTheme="minorEastAsia" w:hAnsi="Times New Roman" w:cs="Times New Roman"/>
          <w:color w:val="222222"/>
          <w:sz w:val="24"/>
          <w:szCs w:val="24"/>
          <w:shd w:val="clear" w:color="auto" w:fill="FFFFFF"/>
        </w:rPr>
        <w:t>by</w:t>
      </w:r>
      <w:r w:rsidR="00CE4E34">
        <w:rPr>
          <w:rFonts w:ascii="Times New Roman" w:eastAsiaTheme="minorEastAsia" w:hAnsi="Times New Roman" w:cs="Times New Roman"/>
          <w:color w:val="222222"/>
          <w:sz w:val="24"/>
          <w:szCs w:val="24"/>
          <w:shd w:val="clear" w:color="auto" w:fill="FFFFFF"/>
        </w:rPr>
        <w:t xml:space="preserve"> </w:t>
      </w:r>
      <w:del w:id="43" w:author="Oliver R. Hoidn" w:date="2017-04-13T13:25:00Z">
        <w:r w:rsidR="00CE4E34" w:rsidDel="00C50FFA">
          <w:rPr>
            <w:rFonts w:ascii="Times New Roman" w:eastAsiaTheme="minorEastAsia" w:hAnsi="Times New Roman" w:cs="Times New Roman"/>
            <w:color w:val="222222"/>
            <w:sz w:val="24"/>
            <w:szCs w:val="24"/>
            <w:shd w:val="clear" w:color="auto" w:fill="FFFFFF"/>
          </w:rPr>
          <w:lastRenderedPageBreak/>
          <w:delText xml:space="preserve">XFEL heating experiments in </w:delText>
        </w:r>
      </w:del>
      <w:r w:rsidR="00CE4E34">
        <w:rPr>
          <w:rFonts w:ascii="Times New Roman" w:eastAsiaTheme="minorEastAsia" w:hAnsi="Times New Roman" w:cs="Times New Roman"/>
          <w:color w:val="222222"/>
          <w:sz w:val="24"/>
          <w:szCs w:val="24"/>
          <w:shd w:val="clear" w:color="auto" w:fill="FFFFFF"/>
        </w:rPr>
        <w:t xml:space="preserve">time-resolved </w:t>
      </w:r>
      <w:ins w:id="44" w:author="Oliver R. Hoidn" w:date="2017-04-13T13:25:00Z">
        <w:r w:rsidR="00C50FFA">
          <w:rPr>
            <w:rFonts w:ascii="Times New Roman" w:eastAsiaTheme="minorEastAsia" w:hAnsi="Times New Roman" w:cs="Times New Roman"/>
            <w:color w:val="222222"/>
            <w:sz w:val="24"/>
            <w:szCs w:val="24"/>
            <w:shd w:val="clear" w:color="auto" w:fill="FFFFFF"/>
          </w:rPr>
          <w:t xml:space="preserve">XFEL pump-probe </w:t>
        </w:r>
      </w:ins>
      <w:ins w:id="45" w:author="Oliver R. Hoidn" w:date="2017-04-13T13:27:00Z">
        <w:r w:rsidR="00C50FFA">
          <w:rPr>
            <w:rFonts w:ascii="Times New Roman" w:eastAsiaTheme="minorEastAsia" w:hAnsi="Times New Roman" w:cs="Times New Roman"/>
            <w:color w:val="222222"/>
            <w:sz w:val="24"/>
            <w:szCs w:val="24"/>
            <w:shd w:val="clear" w:color="auto" w:fill="FFFFFF"/>
          </w:rPr>
          <w:t>measurement</w:t>
        </w:r>
      </w:ins>
      <w:ins w:id="46" w:author="Oliver R. Hoidn" w:date="2017-04-13T13:25:00Z">
        <w:r w:rsidR="00C50FFA">
          <w:rPr>
            <w:rFonts w:ascii="Times New Roman" w:eastAsiaTheme="minorEastAsia" w:hAnsi="Times New Roman" w:cs="Times New Roman"/>
            <w:color w:val="222222"/>
            <w:sz w:val="24"/>
            <w:szCs w:val="24"/>
            <w:shd w:val="clear" w:color="auto" w:fill="FFFFFF"/>
          </w:rPr>
          <w:t xml:space="preserve"> is an interesting topic in its own right</w:t>
        </w:r>
      </w:ins>
      <w:del w:id="47" w:author="Oliver R. Hoidn" w:date="2017-04-13T13:25:00Z">
        <w:r w:rsidR="00CE4E34" w:rsidDel="00C50FFA">
          <w:rPr>
            <w:rFonts w:ascii="Times New Roman" w:eastAsiaTheme="minorEastAsia" w:hAnsi="Times New Roman" w:cs="Times New Roman"/>
            <w:color w:val="222222"/>
            <w:sz w:val="24"/>
            <w:szCs w:val="24"/>
            <w:shd w:val="clear" w:color="auto" w:fill="FFFFFF"/>
          </w:rPr>
          <w:delText>two-color mode</w:delText>
        </w:r>
      </w:del>
      <w:r w:rsidR="00CE4E34">
        <w:rPr>
          <w:rFonts w:ascii="Times New Roman" w:eastAsiaTheme="minorEastAsia" w:hAnsi="Times New Roman" w:cs="Times New Roman"/>
          <w:color w:val="222222"/>
          <w:sz w:val="24"/>
          <w:szCs w:val="24"/>
          <w:shd w:val="clear" w:color="auto" w:fill="FFFFFF"/>
        </w:rPr>
        <w:t>.</w:t>
      </w:r>
      <w:r>
        <w:rPr>
          <w:rFonts w:ascii="Times New Roman" w:eastAsiaTheme="minorEastAsia" w:hAnsi="Times New Roman" w:cs="Times New Roman"/>
          <w:color w:val="222222"/>
          <w:sz w:val="24"/>
          <w:szCs w:val="24"/>
          <w:shd w:val="clear" w:color="auto" w:fill="FFFFFF"/>
        </w:rPr>
        <w:fldChar w:fldCharType="begin">
          <w:fldData xml:space="preserve">PEVuZE5vdGU+PENpdGU+PEF1dGhvcj5MdXRtYW48L0F1dGhvcj48WWVhcj4yMDEzPC9ZZWFyPjxS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</w:fldData>
        </w:fldChar>
      </w:r>
      <w:r w:rsidR="0020723B">
        <w:rPr>
          <w:rFonts w:ascii="Times New Roman" w:eastAsiaTheme="minorEastAsia" w:hAnsi="Times New Roman" w:cs="Times New Roman"/>
          <w:color w:val="222222"/>
          <w:sz w:val="24"/>
          <w:szCs w:val="24"/>
          <w:shd w:val="clear" w:color="auto" w:fill="FFFFFF"/>
        </w:rPr>
        <w:instrText xml:space="preserve"> ADDIN EN.CITE </w:instrText>
      </w:r>
      <w:r w:rsidR="0020723B">
        <w:rPr>
          <w:rFonts w:ascii="Times New Roman" w:eastAsiaTheme="minorEastAsia" w:hAnsi="Times New Roman" w:cs="Times New Roman"/>
          <w:color w:val="222222"/>
          <w:sz w:val="24"/>
          <w:szCs w:val="24"/>
          <w:shd w:val="clear" w:color="auto" w:fill="FFFFFF"/>
        </w:rPr>
        <w:fldChar w:fldCharType="begin">
          <w:fldData xml:space="preserve">PEVuZE5vdGU+PENpdGU+PEF1dGhvcj5MdXRtYW48L0F1dGhvcj48WWVhcj4yMDEzPC9ZZWFyPjxS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</w:fldData>
        </w:fldChar>
      </w:r>
      <w:r w:rsidR="0020723B">
        <w:rPr>
          <w:rFonts w:ascii="Times New Roman" w:eastAsiaTheme="minorEastAsia" w:hAnsi="Times New Roman" w:cs="Times New Roman"/>
          <w:color w:val="222222"/>
          <w:sz w:val="24"/>
          <w:szCs w:val="24"/>
          <w:shd w:val="clear" w:color="auto" w:fill="FFFFFF"/>
        </w:rPr>
        <w:instrText xml:space="preserve"> ADDIN EN.CITE.DATA </w:instrText>
      </w:r>
      <w:r w:rsidR="0020723B">
        <w:rPr>
          <w:rFonts w:ascii="Times New Roman" w:eastAsiaTheme="minorEastAsia" w:hAnsi="Times New Roman" w:cs="Times New Roman"/>
          <w:color w:val="222222"/>
          <w:sz w:val="24"/>
          <w:szCs w:val="24"/>
          <w:shd w:val="clear" w:color="auto" w:fill="FFFFFF"/>
        </w:rPr>
      </w:r>
      <w:r w:rsidR="0020723B">
        <w:rPr>
          <w:rFonts w:ascii="Times New Roman" w:eastAsiaTheme="minorEastAsia" w:hAnsi="Times New Roman" w:cs="Times New Roman"/>
          <w:color w:val="222222"/>
          <w:sz w:val="24"/>
          <w:szCs w:val="24"/>
          <w:shd w:val="clear" w:color="auto" w:fill="FFFFFF"/>
        </w:rPr>
        <w:fldChar w:fldCharType="end"/>
      </w:r>
      <w:r>
        <w:rPr>
          <w:rFonts w:ascii="Times New Roman" w:eastAsiaTheme="minorEastAsia" w:hAnsi="Times New Roman" w:cs="Times New Roman"/>
          <w:color w:val="222222"/>
          <w:sz w:val="24"/>
          <w:szCs w:val="24"/>
          <w:shd w:val="clear" w:color="auto" w:fill="FFFFFF"/>
        </w:rPr>
        <w:fldChar w:fldCharType="separate"/>
      </w:r>
      <w:r w:rsidR="00257D62">
        <w:rPr>
          <w:rFonts w:ascii="Times New Roman" w:eastAsiaTheme="minorEastAsia" w:hAnsi="Times New Roman" w:cs="Times New Roman"/>
          <w:noProof/>
          <w:color w:val="222222"/>
          <w:sz w:val="24"/>
          <w:szCs w:val="24"/>
          <w:shd w:val="clear" w:color="auto" w:fill="FFFFFF"/>
        </w:rPr>
        <w:t>[25,26]</w:t>
      </w:r>
      <w:r>
        <w:rPr>
          <w:rFonts w:ascii="Times New Roman" w:eastAsiaTheme="minorEastAsia" w:hAnsi="Times New Roman" w:cs="Times New Roman"/>
          <w:color w:val="222222"/>
          <w:sz w:val="24"/>
          <w:szCs w:val="24"/>
          <w:shd w:val="clear" w:color="auto" w:fill="FFFFFF"/>
        </w:rPr>
        <w:fldChar w:fldCharType="end"/>
      </w:r>
      <w:r w:rsidR="00CE4E34">
        <w:rPr>
          <w:rFonts w:ascii="Times New Roman" w:eastAsiaTheme="minorEastAsia" w:hAnsi="Times New Roman" w:cs="Times New Roman"/>
          <w:color w:val="222222"/>
          <w:sz w:val="24"/>
          <w:szCs w:val="24"/>
          <w:shd w:val="clear" w:color="auto" w:fill="FFFFFF"/>
        </w:rPr>
        <w:t xml:space="preserve">  </w:t>
      </w:r>
      <w:del w:id="48" w:author="Oliver R. Hoidn" w:date="2017-04-13T13:27:00Z">
        <w:r w:rsidDel="00C50FFA">
          <w:rPr>
            <w:rFonts w:ascii="Times New Roman" w:eastAsiaTheme="minorEastAsia" w:hAnsi="Times New Roman" w:cs="Times New Roman"/>
            <w:color w:val="222222"/>
            <w:sz w:val="24"/>
            <w:szCs w:val="24"/>
            <w:shd w:val="clear" w:color="auto" w:fill="FFFFFF"/>
          </w:rPr>
          <w:delText xml:space="preserve">This possibility has been a major motivating factor in the present </w:delText>
        </w:r>
        <w:r w:rsidR="000C7389" w:rsidDel="00C50FFA">
          <w:rPr>
            <w:rFonts w:ascii="Times New Roman" w:eastAsiaTheme="minorEastAsia" w:hAnsi="Times New Roman" w:cs="Times New Roman"/>
            <w:color w:val="222222"/>
            <w:sz w:val="24"/>
            <w:szCs w:val="24"/>
            <w:shd w:val="clear" w:color="auto" w:fill="FFFFFF"/>
          </w:rPr>
          <w:delText>work</w:delText>
        </w:r>
        <w:r w:rsidDel="00C50FFA">
          <w:rPr>
            <w:rFonts w:ascii="Times New Roman" w:eastAsiaTheme="minorEastAsia" w:hAnsi="Times New Roman" w:cs="Times New Roman"/>
            <w:color w:val="222222"/>
            <w:sz w:val="24"/>
            <w:szCs w:val="24"/>
            <w:shd w:val="clear" w:color="auto" w:fill="FFFFFF"/>
          </w:rPr>
          <w:delText>.</w:delText>
        </w:r>
      </w:del>
    </w:p>
    <w:p w14:paraId="762FF9FC" w14:textId="14386511" w:rsidR="00265C44" w:rsidRPr="00265C44" w:rsidRDefault="00EF3BB7" w:rsidP="00182D50">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To model the above physics we</w:t>
      </w:r>
      <w:r w:rsidR="00E25CF5">
        <w:rPr>
          <w:rFonts w:ascii="Times New Roman" w:hAnsi="Times New Roman" w:cs="Times New Roman"/>
          <w:color w:val="222222"/>
          <w:sz w:val="24"/>
          <w:szCs w:val="24"/>
          <w:shd w:val="clear" w:color="auto" w:fill="FFFFFF"/>
        </w:rPr>
        <w:t xml:space="preserve"> </w:t>
      </w:r>
      <w:r w:rsidR="00E22884">
        <w:rPr>
          <w:rFonts w:ascii="Times New Roman" w:hAnsi="Times New Roman" w:cs="Times New Roman"/>
          <w:color w:val="222222"/>
          <w:sz w:val="24"/>
          <w:szCs w:val="24"/>
          <w:shd w:val="clear" w:color="auto" w:fill="FFFFFF"/>
        </w:rPr>
        <w:t>used</w:t>
      </w:r>
      <w:r w:rsidR="00E25CF5">
        <w:rPr>
          <w:rFonts w:ascii="Times New Roman" w:hAnsi="Times New Roman" w:cs="Times New Roman"/>
          <w:color w:val="222222"/>
          <w:sz w:val="24"/>
          <w:szCs w:val="24"/>
          <w:shd w:val="clear" w:color="auto" w:fill="FFFFFF"/>
        </w:rPr>
        <w:t xml:space="preserve"> the code PENELOP</w:t>
      </w:r>
      <w:r>
        <w:rPr>
          <w:rFonts w:ascii="Times New Roman" w:hAnsi="Times New Roman" w:cs="Times New Roman"/>
          <w:color w:val="222222"/>
          <w:sz w:val="24"/>
          <w:szCs w:val="24"/>
          <w:shd w:val="clear" w:color="auto" w:fill="FFFFFF"/>
        </w:rPr>
        <w:t xml:space="preserve">E, which implements </w:t>
      </w:r>
      <w:r w:rsidR="00E25CF5">
        <w:rPr>
          <w:rFonts w:ascii="Times New Roman" w:hAnsi="Times New Roman" w:cs="Times New Roman"/>
          <w:color w:val="222222"/>
          <w:sz w:val="24"/>
          <w:szCs w:val="24"/>
          <w:shd w:val="clear" w:color="auto" w:fill="FFFFFF"/>
        </w:rPr>
        <w:t>particle-tracking Monte Carlo s</w:t>
      </w:r>
      <w:r w:rsidR="00AE47EF" w:rsidRPr="00265C44">
        <w:rPr>
          <w:rFonts w:ascii="Times New Roman" w:hAnsi="Times New Roman" w:cs="Times New Roman"/>
          <w:color w:val="222222"/>
          <w:sz w:val="24"/>
          <w:szCs w:val="24"/>
          <w:shd w:val="clear" w:color="auto" w:fill="FFFFFF"/>
        </w:rPr>
        <w:t xml:space="preserve">imulations of </w:t>
      </w:r>
      <w:r w:rsidR="00E25CF5">
        <w:rPr>
          <w:rFonts w:ascii="Times New Roman" w:hAnsi="Times New Roman" w:cs="Times New Roman"/>
          <w:color w:val="222222"/>
          <w:sz w:val="24"/>
          <w:szCs w:val="24"/>
          <w:shd w:val="clear" w:color="auto" w:fill="FFFFFF"/>
        </w:rPr>
        <w:t>electron showers generated by</w:t>
      </w:r>
      <w:r w:rsidR="00AE47EF" w:rsidRPr="00265C44">
        <w:rPr>
          <w:rFonts w:ascii="Times New Roman" w:hAnsi="Times New Roman" w:cs="Times New Roman"/>
          <w:color w:val="222222"/>
          <w:sz w:val="24"/>
          <w:szCs w:val="24"/>
          <w:shd w:val="clear" w:color="auto" w:fill="FFFFFF"/>
        </w:rPr>
        <w:t xml:space="preserve"> x-ray </w:t>
      </w:r>
      <w:r w:rsidR="00E25CF5" w:rsidRPr="001554AE">
        <w:rPr>
          <w:rFonts w:ascii="Times New Roman" w:hAnsi="Times New Roman" w:cs="Times New Roman"/>
          <w:color w:val="222222"/>
          <w:sz w:val="24"/>
          <w:szCs w:val="24"/>
          <w:shd w:val="clear" w:color="auto" w:fill="FFFFFF"/>
        </w:rPr>
        <w:t>photoionization.</w:t>
      </w:r>
      <w:r w:rsidR="001B39E8" w:rsidRPr="001554AE">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&lt;EndNote&gt;&lt;Cite&gt;&lt;Author&gt;Salvat&lt;/Author&gt;&lt;RecNum&gt;15&lt;/RecNum&gt;&lt;DisplayText&gt;[31]&lt;/DisplayText&gt;&lt;record&gt;&lt;rec-number&gt;15&lt;/rec-number&gt;&lt;foreign-keys&gt;&lt;key app="EN" db-id="t9s9se0t6vp9pvez5ecvs9dn5tzwddxpfzsa" timestamp="0"&gt;15&lt;/key&gt;&lt;/foreign-keys&gt;&lt;ref-type name="Conference Proceedings"&gt;10&lt;/ref-type&gt;&lt;contributors&gt;&lt;authors&gt;&lt;author&gt;Salvat, Francesc&lt;/author&gt;&lt;author&gt;Fernández-Varea, José M.&lt;/author&gt;&lt;author&gt;Sempau, Josep&lt;/author&gt;&lt;/authors&gt;&lt;/contributors&gt;&lt;titles&gt;&lt;title&gt;PENELOPE-2006: A code system for Monte Carlo simulation of electron and photon transport&lt;/title&gt;&lt;alt-title&gt;Workshop proceedings&lt;/alt-title&gt;&lt;/titles&gt;&lt;volume&gt;7&lt;/volume&gt;&lt;dates&gt;&lt;year&gt;2006&lt;/year&gt;&lt;pub-dates&gt;&lt;date&gt;2006&lt;/date&gt;&lt;/pub-dates&gt;&lt;/dates&gt;&lt;pub-location&gt;Paris&lt;/pub-location&gt;&lt;publisher&gt;OECD Publishing&lt;/publisher&gt;&lt;urls&gt;&lt;/urls&gt;&lt;/record&gt;&lt;/Cite&gt;&lt;/EndNote&gt;</w:instrText>
      </w:r>
      <w:r w:rsidR="001B39E8" w:rsidRPr="001554A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[31]</w:t>
      </w:r>
      <w:r w:rsidR="001B39E8" w:rsidRPr="001554AE">
        <w:rPr>
          <w:rFonts w:ascii="Times New Roman" w:hAnsi="Times New Roman" w:cs="Times New Roman"/>
          <w:color w:val="222222"/>
          <w:sz w:val="24"/>
          <w:szCs w:val="24"/>
          <w:shd w:val="clear" w:color="auto" w:fill="FFFFFF"/>
        </w:rPr>
        <w:fldChar w:fldCharType="end"/>
      </w:r>
      <w:r w:rsidR="00E25CF5" w:rsidRPr="001554AE">
        <w:rPr>
          <w:rFonts w:ascii="Times New Roman" w:hAnsi="Times New Roman" w:cs="Times New Roman"/>
          <w:color w:val="222222"/>
          <w:sz w:val="24"/>
          <w:szCs w:val="24"/>
          <w:shd w:val="clear" w:color="auto" w:fill="FFFFFF"/>
        </w:rPr>
        <w:t xml:space="preserve"> PENELOPE uses total and differential cross sections based on several physical models</w:t>
      </w:r>
      <w:r w:rsidR="0091018D" w:rsidRPr="001554AE">
        <w:rPr>
          <w:rFonts w:ascii="Times New Roman" w:hAnsi="Times New Roman" w:cs="Times New Roman"/>
          <w:color w:val="222222"/>
          <w:sz w:val="24"/>
          <w:szCs w:val="24"/>
          <w:shd w:val="clear" w:color="auto" w:fill="FFFFFF"/>
        </w:rPr>
        <w:t>.  B</w:t>
      </w:r>
      <w:r w:rsidR="00E25CF5" w:rsidRPr="001554AE">
        <w:rPr>
          <w:rFonts w:ascii="Times New Roman" w:hAnsi="Times New Roman" w:cs="Times New Roman"/>
          <w:color w:val="222222"/>
          <w:sz w:val="24"/>
          <w:szCs w:val="24"/>
          <w:shd w:val="clear" w:color="auto" w:fill="FFFFFF"/>
        </w:rPr>
        <w:t>riefly, it derives elastic and inner-shell inelastic cross sections from strictly atomic wave functions</w:t>
      </w:r>
      <w:r w:rsidR="00E25CF5">
        <w:rPr>
          <w:rFonts w:ascii="Times New Roman" w:hAnsi="Times New Roman" w:cs="Times New Roman"/>
          <w:color w:val="222222"/>
          <w:sz w:val="24"/>
          <w:szCs w:val="24"/>
          <w:shd w:val="clear" w:color="auto" w:fill="FFFFFF"/>
        </w:rPr>
        <w:t xml:space="preserve">, </w:t>
      </w:r>
      <w:r w:rsidR="0084195A">
        <w:rPr>
          <w:rFonts w:ascii="Times New Roman" w:hAnsi="Times New Roman" w:cs="Times New Roman"/>
          <w:color w:val="222222"/>
          <w:sz w:val="24"/>
          <w:szCs w:val="24"/>
          <w:shd w:val="clear" w:color="auto" w:fill="FFFFFF"/>
        </w:rPr>
        <w:t>while</w:t>
      </w:r>
      <w:r w:rsidR="00E25CF5">
        <w:rPr>
          <w:rFonts w:ascii="Times New Roman" w:hAnsi="Times New Roman" w:cs="Times New Roman"/>
          <w:color w:val="222222"/>
          <w:sz w:val="24"/>
          <w:szCs w:val="24"/>
          <w:shd w:val="clear" w:color="auto" w:fill="FFFFFF"/>
        </w:rPr>
        <w:t xml:space="preserve"> the valence contribution to the inelastic double differential cross section </w:t>
      </w:r>
      <w:del w:id="49" w:author="Oliver R. Hoidn" w:date="2017-04-13T13:28:00Z">
        <w:r w:rsidR="00E25CF5" w:rsidDel="00C50FFA">
          <w:rPr>
            <w:rFonts w:ascii="Times New Roman" w:hAnsi="Times New Roman" w:cs="Times New Roman"/>
            <w:color w:val="222222"/>
            <w:sz w:val="24"/>
            <w:szCs w:val="24"/>
            <w:shd w:val="clear" w:color="auto" w:fill="FFFFFF"/>
          </w:rPr>
          <w:delText xml:space="preserve">(DDCS) </w:delText>
        </w:r>
      </w:del>
      <w:r w:rsidR="00E25CF5">
        <w:rPr>
          <w:rFonts w:ascii="Times New Roman" w:hAnsi="Times New Roman" w:cs="Times New Roman"/>
          <w:color w:val="222222"/>
          <w:sz w:val="24"/>
          <w:szCs w:val="24"/>
          <w:shd w:val="clear" w:color="auto" w:fill="FFFFFF"/>
        </w:rPr>
        <w:t xml:space="preserve">is based on the </w:t>
      </w:r>
      <w:r w:rsidR="00307EC9">
        <w:rPr>
          <w:rFonts w:ascii="Times New Roman" w:hAnsi="Times New Roman" w:cs="Times New Roman"/>
          <w:color w:val="222222"/>
          <w:sz w:val="24"/>
          <w:szCs w:val="24"/>
          <w:shd w:val="clear" w:color="auto" w:fill="FFFFFF"/>
        </w:rPr>
        <w:t xml:space="preserve">Born approximation and </w:t>
      </w:r>
      <w:r w:rsidR="00FC10D4">
        <w:rPr>
          <w:rFonts w:ascii="Times New Roman" w:hAnsi="Times New Roman" w:cs="Times New Roman"/>
          <w:color w:val="222222"/>
          <w:sz w:val="24"/>
          <w:szCs w:val="24"/>
          <w:shd w:val="clear" w:color="auto" w:fill="FFFFFF"/>
        </w:rPr>
        <w:t xml:space="preserve">generalized oscillator strength </w:t>
      </w:r>
      <w:r w:rsidR="00E25CF5">
        <w:rPr>
          <w:rFonts w:ascii="Times New Roman" w:hAnsi="Times New Roman" w:cs="Times New Roman"/>
          <w:color w:val="222222"/>
          <w:sz w:val="24"/>
          <w:szCs w:val="24"/>
          <w:shd w:val="clear" w:color="auto" w:fill="FFFFFF"/>
        </w:rPr>
        <w:t xml:space="preserve">model of </w:t>
      </w:r>
      <w:proofErr w:type="spellStart"/>
      <w:r w:rsidR="00E25CF5">
        <w:rPr>
          <w:rFonts w:ascii="Times New Roman" w:hAnsi="Times New Roman" w:cs="Times New Roman"/>
          <w:color w:val="222222"/>
          <w:sz w:val="24"/>
          <w:szCs w:val="24"/>
          <w:shd w:val="clear" w:color="auto" w:fill="FFFFFF"/>
        </w:rPr>
        <w:t>Liljequist</w:t>
      </w:r>
      <w:proofErr w:type="spellEnd"/>
      <w:r w:rsidR="00FC10D4">
        <w:rPr>
          <w:rFonts w:ascii="Times New Roman" w:hAnsi="Times New Roman" w:cs="Times New Roman"/>
          <w:color w:val="222222"/>
          <w:sz w:val="24"/>
          <w:szCs w:val="24"/>
          <w:shd w:val="clear" w:color="auto" w:fill="FFFFFF"/>
        </w:rPr>
        <w:t xml:space="preserve"> </w:t>
      </w:r>
      <w:r w:rsidR="00601D18">
        <w:rPr>
          <w:rFonts w:ascii="Times New Roman" w:hAnsi="Times New Roman" w:cs="Times New Roman"/>
          <w:color w:val="222222"/>
          <w:sz w:val="24"/>
          <w:szCs w:val="24"/>
          <w:shd w:val="clear" w:color="auto" w:fill="FFFFFF"/>
        </w:rPr>
        <w:t xml:space="preserve"> </w:t>
      </w:r>
      <w:r w:rsidR="00601D18">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&lt;EndNote&gt;&lt;Cite&gt;&lt;Author&gt;Fernández-Varea&lt;/Author&gt;&lt;Year&gt;1993&lt;/Year&gt;&lt;RecNum&gt;18&lt;/RecNum&gt;&lt;DisplayText&gt;[35,36]&lt;/DisplayText&gt;&lt;record&gt;&lt;rec-number&gt;18&lt;/rec-number&gt;&lt;foreign-keys&gt;&lt;key app="EN" db-id="t9s9se0t6vp9pvez5ecvs9dn5tzwddxpfzsa" timestamp="0"&gt;18&lt;/key&gt;&lt;/foreign-keys&gt;&lt;ref-type name="Journal Article"&gt;17&lt;/ref-type&gt;&lt;contributors&gt;&lt;authors&gt;&lt;author&gt;Fernández-Varea, J. M.&lt;/author&gt;&lt;author&gt;Mayol, R.&lt;/author&gt;&lt;author&gt;Liljequist, D.&lt;/author&gt;&lt;author&gt;Salvat, F.&lt;/author&gt;&lt;/authors&gt;&lt;/contributors&gt;&lt;titles&gt;&lt;title&gt;Inelastic scattering of electrons in solids from a generalized oscillator strength model using optical and photoelectric data&lt;/title&gt;&lt;secondary-title&gt;Journal of Physics: Condensed Matter&lt;/secondary-title&gt;&lt;/titles&gt;&lt;pages&gt;3593&lt;/pages&gt;&lt;volume&gt;5&lt;/volume&gt;&lt;number&gt;22&lt;/number&gt;&lt;dates&gt;&lt;year&gt;1993&lt;/year&gt;&lt;/dates&gt;&lt;publisher&gt;IOP Publishing&lt;/publisher&gt;&lt;isbn&gt;0953-8984&lt;/isbn&gt;&lt;urls&gt;&lt;/urls&gt;&lt;/record&gt;&lt;/Cite&gt;&lt;Cite&gt;&lt;Author&gt;Liljequist&lt;/Author&gt;&lt;Year&gt;1983&lt;/Year&gt;&lt;RecNum&gt;19&lt;/RecNum&gt;&lt;record&gt;&lt;rec-number&gt;19&lt;/rec-number&gt;&lt;foreign-keys&gt;&lt;key app="EN" db-id="t9s9se0t6vp9pvez5ecvs9dn5tzwddxpfzsa" timestamp="0"&gt;19&lt;/key&gt;&lt;/foreign-keys&gt;&lt;ref-type name="Journal Article"&gt;17&lt;/ref-type&gt;&lt;contributors&gt;&lt;authors&gt;&lt;author&gt;Liljequist, D.&lt;/author&gt;&lt;/authors&gt;&lt;/contributors&gt;&lt;titles&gt;&lt;title&gt;A simple calculation of inelastic mean free path and stopping power for 50 eV-50 keV electrons in solids&lt;/title&gt;&lt;secondary-title&gt;Journal of Physics D: Applied Physics&lt;/secondary-title&gt;&lt;/titles&gt;&lt;pages&gt;1567&lt;/pages&gt;&lt;volume&gt;16&lt;/volume&gt;&lt;number&gt;8&lt;/number&gt;&lt;dates&gt;&lt;year&gt;1983&lt;/year&gt;&lt;/dates&gt;&lt;publisher&gt;IOP Publishing&lt;/publisher&gt;&lt;isbn&gt;0022-3727&lt;/isbn&gt;&lt;urls&gt;&lt;/urls&gt;&lt;/record&gt;&lt;/Cite&gt;&lt;/EndNote&gt;</w:instrText>
      </w:r>
      <w:r w:rsidR="00601D18">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[35,36]</w:t>
      </w:r>
      <w:r w:rsidR="00601D18">
        <w:rPr>
          <w:rFonts w:ascii="Times New Roman" w:hAnsi="Times New Roman" w:cs="Times New Roman"/>
          <w:color w:val="222222"/>
          <w:sz w:val="24"/>
          <w:szCs w:val="24"/>
          <w:shd w:val="clear" w:color="auto" w:fill="FFFFFF"/>
        </w:rPr>
        <w:fldChar w:fldCharType="end"/>
      </w:r>
      <w:r w:rsidR="00E25CF5">
        <w:rPr>
          <w:rFonts w:ascii="Times New Roman" w:hAnsi="Times New Roman" w:cs="Times New Roman"/>
          <w:color w:val="222222"/>
          <w:sz w:val="24"/>
          <w:szCs w:val="24"/>
          <w:shd w:val="clear" w:color="auto" w:fill="FFFFFF"/>
        </w:rPr>
        <w:t xml:space="preserve">, </w:t>
      </w:r>
      <w:r w:rsidR="00FC10D4">
        <w:rPr>
          <w:rFonts w:ascii="Times New Roman" w:hAnsi="Times New Roman" w:cs="Times New Roman"/>
          <w:color w:val="222222"/>
          <w:sz w:val="24"/>
          <w:szCs w:val="24"/>
          <w:shd w:val="clear" w:color="auto" w:fill="FFFFFF"/>
        </w:rPr>
        <w:t xml:space="preserve">with </w:t>
      </w:r>
      <w:r w:rsidR="00307EC9">
        <w:rPr>
          <w:rFonts w:ascii="Times New Roman" w:hAnsi="Times New Roman" w:cs="Times New Roman"/>
          <w:color w:val="222222"/>
          <w:sz w:val="24"/>
          <w:szCs w:val="24"/>
          <w:shd w:val="clear" w:color="auto" w:fill="FFFFFF"/>
        </w:rPr>
        <w:t>an energy</w:t>
      </w:r>
      <w:r w:rsidR="00E22884">
        <w:rPr>
          <w:rFonts w:ascii="Times New Roman" w:hAnsi="Times New Roman" w:cs="Times New Roman"/>
          <w:color w:val="222222"/>
          <w:sz w:val="24"/>
          <w:szCs w:val="24"/>
          <w:shd w:val="clear" w:color="auto" w:fill="FFFFFF"/>
        </w:rPr>
        <w:t xml:space="preserve"> loss</w:t>
      </w:r>
      <w:r w:rsidR="00307EC9">
        <w:rPr>
          <w:rFonts w:ascii="Times New Roman" w:hAnsi="Times New Roman" w:cs="Times New Roman"/>
          <w:color w:val="222222"/>
          <w:sz w:val="24"/>
          <w:szCs w:val="24"/>
          <w:shd w:val="clear" w:color="auto" w:fill="FFFFFF"/>
        </w:rPr>
        <w:t xml:space="preserve">-dependent </w:t>
      </w:r>
      <w:r w:rsidR="00F5074C">
        <w:rPr>
          <w:rFonts w:ascii="Times New Roman" w:hAnsi="Times New Roman" w:cs="Times New Roman"/>
          <w:color w:val="222222"/>
          <w:sz w:val="24"/>
          <w:szCs w:val="24"/>
          <w:shd w:val="clear" w:color="auto" w:fill="FFFFFF"/>
        </w:rPr>
        <w:t xml:space="preserve">normalization </w:t>
      </w:r>
      <w:r w:rsidR="00307EC9">
        <w:rPr>
          <w:rFonts w:ascii="Times New Roman" w:hAnsi="Times New Roman" w:cs="Times New Roman"/>
          <w:color w:val="222222"/>
          <w:sz w:val="24"/>
          <w:szCs w:val="24"/>
          <w:shd w:val="clear" w:color="auto" w:fill="FFFFFF"/>
        </w:rPr>
        <w:t xml:space="preserve">that </w:t>
      </w:r>
      <w:r w:rsidR="00E22884">
        <w:rPr>
          <w:rFonts w:ascii="Times New Roman" w:hAnsi="Times New Roman" w:cs="Times New Roman"/>
          <w:color w:val="222222"/>
          <w:sz w:val="24"/>
          <w:szCs w:val="24"/>
          <w:shd w:val="clear" w:color="auto" w:fill="FFFFFF"/>
        </w:rPr>
        <w:t>allows</w:t>
      </w:r>
      <w:r w:rsidR="00307EC9">
        <w:rPr>
          <w:rFonts w:ascii="Times New Roman" w:hAnsi="Times New Roman" w:cs="Times New Roman"/>
          <w:color w:val="222222"/>
          <w:sz w:val="24"/>
          <w:szCs w:val="24"/>
          <w:shd w:val="clear" w:color="auto" w:fill="FFFFFF"/>
        </w:rPr>
        <w:t xml:space="preserve"> the model </w:t>
      </w:r>
      <w:r w:rsidR="00641540">
        <w:rPr>
          <w:rFonts w:ascii="Times New Roman" w:hAnsi="Times New Roman" w:cs="Times New Roman"/>
          <w:color w:val="222222"/>
          <w:sz w:val="24"/>
          <w:szCs w:val="24"/>
          <w:shd w:val="clear" w:color="auto" w:fill="FFFFFF"/>
        </w:rPr>
        <w:t>to</w:t>
      </w:r>
      <w:r w:rsidR="00307EC9">
        <w:rPr>
          <w:rFonts w:ascii="Times New Roman" w:hAnsi="Times New Roman" w:cs="Times New Roman"/>
          <w:color w:val="222222"/>
          <w:sz w:val="24"/>
          <w:szCs w:val="24"/>
          <w:shd w:val="clear" w:color="auto" w:fill="FFFFFF"/>
        </w:rPr>
        <w:t xml:space="preserve"> </w:t>
      </w:r>
      <w:r w:rsidR="00641540">
        <w:rPr>
          <w:rFonts w:ascii="Times New Roman" w:hAnsi="Times New Roman" w:cs="Times New Roman"/>
          <w:color w:val="222222"/>
          <w:sz w:val="24"/>
          <w:szCs w:val="24"/>
          <w:shd w:val="clear" w:color="auto" w:fill="FFFFFF"/>
        </w:rPr>
        <w:t>replicate</w:t>
      </w:r>
      <w:del w:id="50" w:author="William Holden" w:date="2017-04-12T22:20:00Z">
        <w:r w:rsidR="00307EC9" w:rsidDel="009F4D6A">
          <w:rPr>
            <w:rFonts w:ascii="Times New Roman" w:hAnsi="Times New Roman" w:cs="Times New Roman"/>
            <w:color w:val="222222"/>
            <w:sz w:val="24"/>
            <w:szCs w:val="24"/>
            <w:shd w:val="clear" w:color="auto" w:fill="FFFFFF"/>
          </w:rPr>
          <w:delText xml:space="preserve"> </w:delText>
        </w:r>
      </w:del>
      <w:r w:rsidR="00ED77CA">
        <w:rPr>
          <w:rFonts w:ascii="Times New Roman" w:hAnsi="Times New Roman" w:cs="Times New Roman"/>
          <w:color w:val="222222"/>
          <w:sz w:val="24"/>
          <w:szCs w:val="24"/>
          <w:shd w:val="clear" w:color="auto" w:fill="FFFFFF"/>
        </w:rPr>
        <w:t xml:space="preserve"> </w:t>
      </w:r>
      <w:del w:id="51" w:author="Oliver R. Hoidn" w:date="2017-04-13T13:30:00Z">
        <w:r w:rsidR="00307EC9" w:rsidDel="00C50FFA">
          <w:rPr>
            <w:rFonts w:ascii="Times New Roman" w:hAnsi="Times New Roman" w:cs="Times New Roman"/>
            <w:color w:val="222222"/>
            <w:sz w:val="24"/>
            <w:szCs w:val="24"/>
            <w:shd w:val="clear" w:color="auto" w:fill="FFFFFF"/>
          </w:rPr>
          <w:delText>m</w:delText>
        </w:r>
        <w:r w:rsidR="00ED77CA" w:rsidDel="00C50FFA">
          <w:rPr>
            <w:rFonts w:ascii="Times New Roman" w:hAnsi="Times New Roman" w:cs="Times New Roman"/>
            <w:color w:val="222222"/>
            <w:sz w:val="24"/>
            <w:szCs w:val="24"/>
            <w:shd w:val="clear" w:color="auto" w:fill="FFFFFF"/>
          </w:rPr>
          <w:delText>aterial-dependent</w:delText>
        </w:r>
      </w:del>
      <w:ins w:id="52" w:author="Oliver R. Hoidn" w:date="2017-04-13T13:30:00Z">
        <w:r w:rsidR="00C50FFA">
          <w:rPr>
            <w:rFonts w:ascii="Times New Roman" w:hAnsi="Times New Roman" w:cs="Times New Roman"/>
            <w:color w:val="222222"/>
            <w:sz w:val="24"/>
            <w:szCs w:val="24"/>
            <w:shd w:val="clear" w:color="auto" w:fill="FFFFFF"/>
          </w:rPr>
          <w:t>empirical</w:t>
        </w:r>
      </w:ins>
      <w:r w:rsidR="00ED77CA">
        <w:rPr>
          <w:rFonts w:ascii="Times New Roman" w:hAnsi="Times New Roman" w:cs="Times New Roman"/>
          <w:color w:val="222222"/>
          <w:sz w:val="24"/>
          <w:szCs w:val="24"/>
          <w:shd w:val="clear" w:color="auto" w:fill="FFFFFF"/>
        </w:rPr>
        <w:t xml:space="preserve"> </w:t>
      </w:r>
      <w:r w:rsidR="00D66A44">
        <w:rPr>
          <w:rFonts w:ascii="Times New Roman" w:hAnsi="Times New Roman" w:cs="Times New Roman"/>
          <w:color w:val="222222"/>
          <w:sz w:val="24"/>
          <w:szCs w:val="24"/>
          <w:shd w:val="clear" w:color="auto" w:fill="FFFFFF"/>
        </w:rPr>
        <w:t xml:space="preserve">stopping power </w:t>
      </w:r>
      <w:del w:id="53" w:author="Oliver R. Hoidn" w:date="2017-04-13T13:29:00Z">
        <w:r w:rsidR="00307EC9" w:rsidDel="00C50FFA">
          <w:rPr>
            <w:rFonts w:ascii="Times New Roman" w:hAnsi="Times New Roman" w:cs="Times New Roman"/>
            <w:color w:val="222222"/>
            <w:sz w:val="24"/>
            <w:szCs w:val="24"/>
            <w:shd w:val="clear" w:color="auto" w:fill="FFFFFF"/>
          </w:rPr>
          <w:delText>input</w:delText>
        </w:r>
        <w:r w:rsidR="00ED77CA" w:rsidDel="00C50FFA">
          <w:rPr>
            <w:rFonts w:ascii="Times New Roman" w:hAnsi="Times New Roman" w:cs="Times New Roman"/>
            <w:color w:val="222222"/>
            <w:sz w:val="24"/>
            <w:szCs w:val="24"/>
            <w:shd w:val="clear" w:color="auto" w:fill="FFFFFF"/>
          </w:rPr>
          <w:delText xml:space="preserve"> </w:delText>
        </w:r>
      </w:del>
      <w:r w:rsidR="00ED77CA">
        <w:rPr>
          <w:rFonts w:ascii="Times New Roman" w:hAnsi="Times New Roman" w:cs="Times New Roman"/>
          <w:color w:val="222222"/>
          <w:sz w:val="24"/>
          <w:szCs w:val="24"/>
          <w:shd w:val="clear" w:color="auto" w:fill="FFFFFF"/>
        </w:rPr>
        <w:t>data</w:t>
      </w:r>
      <w:ins w:id="54" w:author="Oliver R. Hoidn" w:date="2017-04-13T13:30:00Z">
        <w:r w:rsidR="00C50FFA">
          <w:rPr>
            <w:rFonts w:ascii="Times New Roman" w:hAnsi="Times New Roman" w:cs="Times New Roman"/>
            <w:color w:val="222222"/>
            <w:sz w:val="24"/>
            <w:szCs w:val="24"/>
            <w:shd w:val="clear" w:color="auto" w:fill="FFFFFF"/>
          </w:rPr>
          <w:t xml:space="preserve"> (provided as program input)</w:t>
        </w:r>
      </w:ins>
      <w:r w:rsidR="00307EC9">
        <w:rPr>
          <w:rFonts w:ascii="Times New Roman" w:hAnsi="Times New Roman" w:cs="Times New Roman"/>
          <w:color w:val="222222"/>
          <w:sz w:val="24"/>
          <w:szCs w:val="24"/>
          <w:shd w:val="clear" w:color="auto" w:fill="FFFFFF"/>
        </w:rPr>
        <w:t xml:space="preserve">. </w:t>
      </w:r>
      <w:r w:rsidR="00794525">
        <w:rPr>
          <w:rFonts w:ascii="Times New Roman" w:hAnsi="Times New Roman" w:cs="Times New Roman"/>
          <w:color w:val="222222"/>
          <w:sz w:val="24"/>
          <w:szCs w:val="24"/>
          <w:shd w:val="clear" w:color="auto" w:fill="FFFFFF"/>
        </w:rPr>
        <w:t>Although the inelastic scattering cross section is dominated by low-energy loss collisions</w:t>
      </w:r>
      <w:r w:rsidR="00177073">
        <w:rPr>
          <w:rFonts w:ascii="Times New Roman" w:hAnsi="Times New Roman" w:cs="Times New Roman"/>
          <w:color w:val="222222"/>
          <w:sz w:val="24"/>
          <w:szCs w:val="24"/>
          <w:shd w:val="clear" w:color="auto" w:fill="FFFFFF"/>
        </w:rPr>
        <w:t>, inner shells contribute the majority of the stopping power for several-</w:t>
      </w:r>
      <w:proofErr w:type="spellStart"/>
      <w:r w:rsidR="00177073">
        <w:rPr>
          <w:rFonts w:ascii="Times New Roman" w:hAnsi="Times New Roman" w:cs="Times New Roman"/>
          <w:color w:val="222222"/>
          <w:sz w:val="24"/>
          <w:szCs w:val="24"/>
          <w:shd w:val="clear" w:color="auto" w:fill="FFFFFF"/>
        </w:rPr>
        <w:t>keV</w:t>
      </w:r>
      <w:proofErr w:type="spellEnd"/>
      <w:r w:rsidR="00177073">
        <w:rPr>
          <w:rFonts w:ascii="Times New Roman" w:hAnsi="Times New Roman" w:cs="Times New Roman"/>
          <w:color w:val="222222"/>
          <w:sz w:val="24"/>
          <w:szCs w:val="24"/>
          <w:shd w:val="clear" w:color="auto" w:fill="FFFFFF"/>
        </w:rPr>
        <w:t xml:space="preserve"> electrons</w:t>
      </w:r>
      <w:r w:rsidR="00931B75">
        <w:rPr>
          <w:rFonts w:ascii="Times New Roman" w:hAnsi="Times New Roman" w:cs="Times New Roman"/>
          <w:color w:val="222222"/>
          <w:sz w:val="24"/>
          <w:szCs w:val="24"/>
          <w:shd w:val="clear" w:color="auto" w:fill="FFFFFF"/>
        </w:rPr>
        <w:t xml:space="preserve">, which </w:t>
      </w:r>
      <w:r w:rsidR="00D66A44">
        <w:rPr>
          <w:rFonts w:ascii="Times New Roman" w:hAnsi="Times New Roman" w:cs="Times New Roman"/>
          <w:color w:val="222222"/>
          <w:sz w:val="24"/>
          <w:szCs w:val="24"/>
          <w:shd w:val="clear" w:color="auto" w:fill="FFFFFF"/>
        </w:rPr>
        <w:t>account for the longest-range</w:t>
      </w:r>
      <w:r w:rsidR="00931B75">
        <w:rPr>
          <w:rFonts w:ascii="Times New Roman" w:hAnsi="Times New Roman" w:cs="Times New Roman"/>
          <w:color w:val="222222"/>
          <w:sz w:val="24"/>
          <w:szCs w:val="24"/>
          <w:shd w:val="clear" w:color="auto" w:fill="FFFFFF"/>
        </w:rPr>
        <w:t xml:space="preserve"> energy transport</w:t>
      </w:r>
      <w:r w:rsidR="00177073">
        <w:rPr>
          <w:rFonts w:ascii="Times New Roman" w:hAnsi="Times New Roman" w:cs="Times New Roman"/>
          <w:color w:val="222222"/>
          <w:sz w:val="24"/>
          <w:szCs w:val="24"/>
          <w:shd w:val="clear" w:color="auto" w:fill="FFFFFF"/>
        </w:rPr>
        <w:t xml:space="preserve">. </w:t>
      </w:r>
      <w:r w:rsidR="00931B75">
        <w:rPr>
          <w:rFonts w:ascii="Times New Roman" w:hAnsi="Times New Roman" w:cs="Times New Roman"/>
          <w:color w:val="222222"/>
          <w:sz w:val="24"/>
          <w:szCs w:val="24"/>
          <w:shd w:val="clear" w:color="auto" w:fill="FFFFFF"/>
        </w:rPr>
        <w:t>For electrons of those energies</w:t>
      </w:r>
      <w:r w:rsidR="002938A6">
        <w:rPr>
          <w:rFonts w:ascii="Times New Roman" w:hAnsi="Times New Roman" w:cs="Times New Roman"/>
          <w:color w:val="222222"/>
          <w:sz w:val="24"/>
          <w:szCs w:val="24"/>
          <w:shd w:val="clear" w:color="auto" w:fill="FFFFFF"/>
        </w:rPr>
        <w:t xml:space="preserve"> the stopping power of a compound may be </w:t>
      </w:r>
      <w:r w:rsidR="00F03049">
        <w:rPr>
          <w:rFonts w:ascii="Times New Roman" w:hAnsi="Times New Roman" w:cs="Times New Roman"/>
          <w:color w:val="222222"/>
          <w:sz w:val="24"/>
          <w:szCs w:val="24"/>
          <w:shd w:val="clear" w:color="auto" w:fill="FFFFFF"/>
        </w:rPr>
        <w:t xml:space="preserve">approximated </w:t>
      </w:r>
      <w:r w:rsidR="00D66A44">
        <w:rPr>
          <w:rFonts w:ascii="Times New Roman" w:hAnsi="Times New Roman" w:cs="Times New Roman"/>
          <w:color w:val="222222"/>
          <w:sz w:val="24"/>
          <w:szCs w:val="24"/>
          <w:shd w:val="clear" w:color="auto" w:fill="FFFFFF"/>
        </w:rPr>
        <w:t xml:space="preserve">within </w:t>
      </w:r>
      <w:r w:rsidR="00681DCB">
        <w:rPr>
          <w:rFonts w:ascii="Times New Roman" w:hAnsi="Times New Roman" w:cs="Times New Roman"/>
          <w:color w:val="222222"/>
          <w:sz w:val="24"/>
          <w:szCs w:val="24"/>
          <w:shd w:val="clear" w:color="auto" w:fill="FFFFFF"/>
        </w:rPr>
        <w:t xml:space="preserve">five </w:t>
      </w:r>
      <w:r w:rsidR="00F03049">
        <w:rPr>
          <w:rFonts w:ascii="Times New Roman" w:hAnsi="Times New Roman" w:cs="Times New Roman"/>
          <w:color w:val="222222"/>
          <w:sz w:val="24"/>
          <w:szCs w:val="24"/>
          <w:shd w:val="clear" w:color="auto" w:fill="FFFFFF"/>
        </w:rPr>
        <w:t xml:space="preserve">percent by </w:t>
      </w:r>
      <w:r w:rsidR="00931B75">
        <w:rPr>
          <w:rFonts w:ascii="Times New Roman" w:hAnsi="Times New Roman" w:cs="Times New Roman"/>
          <w:color w:val="222222"/>
          <w:sz w:val="24"/>
          <w:szCs w:val="24"/>
          <w:shd w:val="clear" w:color="auto" w:fill="FFFFFF"/>
        </w:rPr>
        <w:t>a stoichiometric sum</w:t>
      </w:r>
      <w:r w:rsidR="00F03049">
        <w:rPr>
          <w:rFonts w:ascii="Times New Roman" w:hAnsi="Times New Roman" w:cs="Times New Roman"/>
          <w:color w:val="222222"/>
          <w:sz w:val="24"/>
          <w:szCs w:val="24"/>
          <w:shd w:val="clear" w:color="auto" w:fill="FFFFFF"/>
        </w:rPr>
        <w:t xml:space="preserve"> based on atomic </w:t>
      </w:r>
      <w:r w:rsidR="0084195A">
        <w:rPr>
          <w:rFonts w:ascii="Times New Roman" w:hAnsi="Times New Roman" w:cs="Times New Roman"/>
          <w:color w:val="222222"/>
          <w:sz w:val="24"/>
          <w:szCs w:val="24"/>
          <w:shd w:val="clear" w:color="auto" w:fill="FFFFFF"/>
        </w:rPr>
        <w:t>treatments</w:t>
      </w:r>
      <w:r w:rsidR="00F03049">
        <w:rPr>
          <w:rFonts w:ascii="Times New Roman" w:hAnsi="Times New Roman" w:cs="Times New Roman"/>
          <w:color w:val="222222"/>
          <w:sz w:val="24"/>
          <w:szCs w:val="24"/>
          <w:shd w:val="clear" w:color="auto" w:fill="FFFFFF"/>
        </w:rPr>
        <w:t xml:space="preserve"> of its </w:t>
      </w:r>
      <w:r w:rsidR="002938A6">
        <w:rPr>
          <w:rFonts w:ascii="Times New Roman" w:hAnsi="Times New Roman" w:cs="Times New Roman"/>
          <w:color w:val="222222"/>
          <w:sz w:val="24"/>
          <w:szCs w:val="24"/>
          <w:shd w:val="clear" w:color="auto" w:fill="FFFFFF"/>
        </w:rPr>
        <w:t>constituent</w:t>
      </w:r>
      <w:r w:rsidR="0007500B">
        <w:rPr>
          <w:rFonts w:ascii="Times New Roman" w:hAnsi="Times New Roman" w:cs="Times New Roman"/>
          <w:color w:val="222222"/>
          <w:sz w:val="24"/>
          <w:szCs w:val="24"/>
          <w:shd w:val="clear" w:color="auto" w:fill="FFFFFF"/>
        </w:rPr>
        <w:t>s</w:t>
      </w:r>
      <w:r w:rsidR="0014578E">
        <w:rPr>
          <w:rFonts w:ascii="Times New Roman" w:hAnsi="Times New Roman" w:cs="Times New Roman"/>
          <w:color w:val="222222"/>
          <w:sz w:val="24"/>
          <w:szCs w:val="24"/>
          <w:shd w:val="clear" w:color="auto" w:fill="FFFFFF"/>
        </w:rPr>
        <w:t xml:space="preserve"> </w:t>
      </w:r>
      <w:r w:rsidR="001B39E8">
        <w:rPr>
          <w:rFonts w:ascii="Times New Roman" w:hAnsi="Times New Roman" w:cs="Times New Roman"/>
          <w:color w:val="222222"/>
          <w:sz w:val="24"/>
          <w:szCs w:val="24"/>
          <w:shd w:val="clear" w:color="auto" w:fill="FFFFFF"/>
        </w:rPr>
        <w:t>(</w:t>
      </w:r>
      <w:r w:rsidR="0014578E">
        <w:rPr>
          <w:rFonts w:ascii="Times New Roman" w:hAnsi="Times New Roman" w:cs="Times New Roman"/>
          <w:color w:val="222222"/>
          <w:sz w:val="24"/>
          <w:szCs w:val="24"/>
          <w:shd w:val="clear" w:color="auto" w:fill="FFFFFF"/>
        </w:rPr>
        <w:t xml:space="preserve">an </w:t>
      </w:r>
      <w:r w:rsidR="003E20C0">
        <w:rPr>
          <w:rFonts w:ascii="Times New Roman" w:hAnsi="Times New Roman" w:cs="Times New Roman"/>
          <w:color w:val="222222"/>
          <w:sz w:val="24"/>
          <w:szCs w:val="24"/>
          <w:shd w:val="clear" w:color="auto" w:fill="FFFFFF"/>
        </w:rPr>
        <w:t>observation</w:t>
      </w:r>
      <w:r w:rsidR="002938A6">
        <w:rPr>
          <w:rFonts w:ascii="Times New Roman" w:hAnsi="Times New Roman" w:cs="Times New Roman"/>
          <w:color w:val="222222"/>
          <w:sz w:val="24"/>
          <w:szCs w:val="24"/>
          <w:shd w:val="clear" w:color="auto" w:fill="FFFFFF"/>
        </w:rPr>
        <w:t xml:space="preserve"> </w:t>
      </w:r>
      <w:r w:rsidR="0014578E">
        <w:rPr>
          <w:rFonts w:ascii="Times New Roman" w:hAnsi="Times New Roman" w:cs="Times New Roman"/>
          <w:color w:val="222222"/>
          <w:sz w:val="24"/>
          <w:szCs w:val="24"/>
          <w:shd w:val="clear" w:color="auto" w:fill="FFFFFF"/>
        </w:rPr>
        <w:t>referred to</w:t>
      </w:r>
      <w:r w:rsidR="002938A6">
        <w:rPr>
          <w:rFonts w:ascii="Times New Roman" w:hAnsi="Times New Roman" w:cs="Times New Roman"/>
          <w:color w:val="222222"/>
          <w:sz w:val="24"/>
          <w:szCs w:val="24"/>
          <w:shd w:val="clear" w:color="auto" w:fill="FFFFFF"/>
        </w:rPr>
        <w:t xml:space="preserve"> as Bragg’s rule</w:t>
      </w:r>
      <w:r w:rsidR="0014578E">
        <w:rPr>
          <w:rFonts w:ascii="Times New Roman" w:hAnsi="Times New Roman" w:cs="Times New Roman"/>
          <w:color w:val="222222"/>
          <w:sz w:val="24"/>
          <w:szCs w:val="24"/>
          <w:shd w:val="clear" w:color="auto" w:fill="FFFFFF"/>
        </w:rPr>
        <w:t>)</w:t>
      </w:r>
      <w:r w:rsidR="002938A6">
        <w:rPr>
          <w:rFonts w:ascii="Times New Roman" w:hAnsi="Times New Roman" w:cs="Times New Roman"/>
          <w:color w:val="222222"/>
          <w:sz w:val="24"/>
          <w:szCs w:val="24"/>
          <w:shd w:val="clear" w:color="auto" w:fill="FFFFFF"/>
        </w:rPr>
        <w:t>.</w:t>
      </w:r>
      <w:r w:rsidR="00120AF4">
        <w:rPr>
          <w:rFonts w:ascii="Times New Roman" w:hAnsi="Times New Roman" w:cs="Times New Roman"/>
          <w:color w:val="222222"/>
          <w:sz w:val="24"/>
          <w:szCs w:val="24"/>
          <w:shd w:val="clear" w:color="auto" w:fill="FFFFFF"/>
        </w:rPr>
        <w:t xml:space="preserve"> </w:t>
      </w:r>
      <w:r w:rsidR="00120AF4">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&lt;EndNote&gt;&lt;Cite&gt;&lt;Author&gt;Zeiss&lt;/Author&gt;&lt;Year&gt;1977&lt;/Year&gt;&lt;RecNum&gt;20&lt;/RecNum&gt;&lt;DisplayText&gt;[37]&lt;/DisplayText&gt;&lt;record&gt;&lt;rec-number&gt;20&lt;/rec-number&gt;&lt;foreign-keys&gt;&lt;key app="EN" db-id="t9s9se0t6vp9pvez5ecvs9dn5tzwddxpfzsa" timestamp="0"&gt;20&lt;/key&gt;&lt;/foreign-keys&gt;&lt;ref-type name="Journal Article"&gt;17&lt;/ref-type&gt;&lt;contributors&gt;&lt;authors&gt;&lt;author&gt;Zeiss, G. D.&lt;/author&gt;&lt;author&gt;Meath, William J.&lt;/author&gt;&lt;author&gt;MacDonald, J. C. F.&lt;/author&gt;&lt;author&gt;Dawson, D. J.&lt;/author&gt;&lt;/authors&gt;&lt;/contributors&gt;&lt;titles&gt;&lt;title&gt;Accurate Evaluation of Stopping and Straggling Mean Excitation Energies for N, O, H2, N2, O2, NO, NH3, H2 O, and N2 O Using Dipole Oscillator Strength Distributions: A Test of the Validity of Bragg&amp;apos;s Rule&lt;/title&gt;&lt;secondary-title&gt;Radiation Research&lt;/secondary-title&gt;&lt;/titles&gt;&lt;pages&gt;284-303&lt;/pages&gt;&lt;volume&gt;70&lt;/volume&gt;&lt;number&gt;2&lt;/number&gt;&lt;dates&gt;&lt;year&gt;1977&lt;/year&gt;&lt;/dates&gt;&lt;publisher&gt;Academic Press, Inc.&lt;/publisher&gt;&lt;isbn&gt;0033-7587&lt;/isbn&gt;&lt;urls&gt;&lt;/urls&gt;&lt;/record&gt;&lt;/Cite&gt;&lt;/EndNote&gt;</w:instrText>
      </w:r>
      <w:r w:rsidR="00120AF4">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[37]</w:t>
      </w:r>
      <w:r w:rsidR="00120AF4">
        <w:rPr>
          <w:rFonts w:ascii="Times New Roman" w:hAnsi="Times New Roman" w:cs="Times New Roman"/>
          <w:color w:val="222222"/>
          <w:sz w:val="24"/>
          <w:szCs w:val="24"/>
          <w:shd w:val="clear" w:color="auto" w:fill="FFFFFF"/>
        </w:rPr>
        <w:fldChar w:fldCharType="end"/>
      </w:r>
      <w:r w:rsidR="002938A6">
        <w:rPr>
          <w:rFonts w:ascii="Times New Roman" w:hAnsi="Times New Roman" w:cs="Times New Roman"/>
          <w:color w:val="222222"/>
          <w:sz w:val="24"/>
          <w:szCs w:val="24"/>
          <w:shd w:val="clear" w:color="auto" w:fill="FFFFFF"/>
        </w:rPr>
        <w:t xml:space="preserve"> </w:t>
      </w:r>
      <w:r w:rsidR="006743D9">
        <w:rPr>
          <w:rFonts w:ascii="Times New Roman" w:hAnsi="Times New Roman" w:cs="Times New Roman"/>
          <w:color w:val="222222"/>
          <w:sz w:val="24"/>
          <w:szCs w:val="24"/>
          <w:shd w:val="clear" w:color="auto" w:fill="FFFFFF"/>
        </w:rPr>
        <w:t>Consequently w</w:t>
      </w:r>
      <w:r w:rsidR="004D07DE">
        <w:rPr>
          <w:rFonts w:ascii="Times New Roman" w:hAnsi="Times New Roman" w:cs="Times New Roman"/>
          <w:color w:val="222222"/>
          <w:sz w:val="24"/>
          <w:szCs w:val="24"/>
          <w:shd w:val="clear" w:color="auto" w:fill="FFFFFF"/>
        </w:rPr>
        <w:t xml:space="preserve">e </w:t>
      </w:r>
      <w:r w:rsidR="00D66A44">
        <w:rPr>
          <w:rFonts w:ascii="Times New Roman" w:hAnsi="Times New Roman" w:cs="Times New Roman"/>
          <w:color w:val="222222"/>
          <w:sz w:val="24"/>
          <w:szCs w:val="24"/>
          <w:shd w:val="clear" w:color="auto" w:fill="FFFFFF"/>
        </w:rPr>
        <w:t>employed</w:t>
      </w:r>
      <w:r w:rsidR="00BC6DAC">
        <w:rPr>
          <w:rFonts w:ascii="Times New Roman" w:hAnsi="Times New Roman" w:cs="Times New Roman"/>
          <w:color w:val="222222"/>
          <w:sz w:val="24"/>
          <w:szCs w:val="24"/>
          <w:shd w:val="clear" w:color="auto" w:fill="FFFFFF"/>
        </w:rPr>
        <w:t xml:space="preserve"> material data files</w:t>
      </w:r>
      <w:r w:rsidR="004D07DE">
        <w:rPr>
          <w:rFonts w:ascii="Times New Roman" w:hAnsi="Times New Roman" w:cs="Times New Roman"/>
          <w:color w:val="222222"/>
          <w:sz w:val="24"/>
          <w:szCs w:val="24"/>
          <w:shd w:val="clear" w:color="auto" w:fill="FFFFFF"/>
        </w:rPr>
        <w:t xml:space="preserve"> generated by the PENELOPE 2011 program MATERIAL, which applies </w:t>
      </w:r>
      <w:r w:rsidR="0014578E">
        <w:rPr>
          <w:rFonts w:ascii="Times New Roman" w:hAnsi="Times New Roman" w:cs="Times New Roman"/>
          <w:color w:val="222222"/>
          <w:sz w:val="24"/>
          <w:szCs w:val="24"/>
          <w:shd w:val="clear" w:color="auto" w:fill="FFFFFF"/>
        </w:rPr>
        <w:t>this approximation to infer stopping powers of arbitrary compounds using data from the NIST</w:t>
      </w:r>
      <w:r w:rsidR="004D07DE">
        <w:rPr>
          <w:rFonts w:ascii="Times New Roman" w:hAnsi="Times New Roman" w:cs="Times New Roman"/>
          <w:color w:val="222222"/>
          <w:sz w:val="24"/>
          <w:szCs w:val="24"/>
          <w:shd w:val="clear" w:color="auto" w:fill="FFFFFF"/>
        </w:rPr>
        <w:t xml:space="preserve"> </w:t>
      </w:r>
      <w:r w:rsidR="00D66A44">
        <w:rPr>
          <w:rFonts w:ascii="Times New Roman" w:hAnsi="Times New Roman" w:cs="Times New Roman"/>
          <w:color w:val="222222"/>
          <w:sz w:val="24"/>
          <w:szCs w:val="24"/>
          <w:shd w:val="clear" w:color="auto" w:fill="FFFFFF"/>
        </w:rPr>
        <w:t xml:space="preserve">ESTAR </w:t>
      </w:r>
      <w:r w:rsidR="004D07DE">
        <w:rPr>
          <w:rFonts w:ascii="Times New Roman" w:hAnsi="Times New Roman" w:cs="Times New Roman"/>
          <w:color w:val="222222"/>
          <w:sz w:val="24"/>
          <w:szCs w:val="24"/>
          <w:shd w:val="clear" w:color="auto" w:fill="FFFFFF"/>
        </w:rPr>
        <w:t>database</w:t>
      </w:r>
      <w:r w:rsidR="00383E34">
        <w:rPr>
          <w:rFonts w:ascii="Times New Roman" w:hAnsi="Times New Roman" w:cs="Times New Roman"/>
          <w:color w:val="222222"/>
          <w:sz w:val="24"/>
          <w:szCs w:val="24"/>
          <w:shd w:val="clear" w:color="auto" w:fill="FFFFFF"/>
        </w:rPr>
        <w:t>.</w:t>
      </w:r>
      <w:r w:rsidR="00120AF4">
        <w:rPr>
          <w:rFonts w:ascii="Times New Roman" w:hAnsi="Times New Roman" w:cs="Times New Roman"/>
          <w:color w:val="222222"/>
          <w:sz w:val="24"/>
          <w:szCs w:val="24"/>
          <w:shd w:val="clear" w:color="auto" w:fill="FFFFFF"/>
        </w:rPr>
        <w:t xml:space="preserve"> </w:t>
      </w:r>
      <w:r w:rsidR="00383E34">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&lt;EndNote&gt;&lt;Cite&gt;&lt;Author&gt;Berger&lt;/Author&gt;&lt;Year&gt;1992&lt;/Year&gt;&lt;RecNum&gt;21&lt;/RecNum&gt;&lt;DisplayText&gt;[31,38]&lt;/DisplayText&gt;&lt;record&gt;&lt;rec-number&gt;21&lt;/rec-number&gt;&lt;foreign-keys&gt;&lt;key app="EN" db-id="t9s9se0t6vp9pvez5ecvs9dn5tzwddxpfzsa" timestamp="0"&gt;21&lt;/key&gt;&lt;/foreign-keys&gt;&lt;ref-type name="Report"&gt;27&lt;/ref-type&gt;&lt;contributors&gt;&lt;authors&gt;&lt;author&gt;Berger, Martin J.&lt;/author&gt;&lt;/authors&gt;&lt;/contributors&gt;&lt;titles&gt;&lt;title&gt;ESTAR, PSTAR, and ASTAR: Computer programs for calculating stopping-power and range tables for electrons, protons, and helium ions&lt;/title&gt;&lt;secondary-title&gt;Unknown&lt;/secondary-title&gt;&lt;/titles&gt;&lt;dates&gt;&lt;year&gt;1992&lt;/year&gt;&lt;/dates&gt;&lt;publisher&gt;NIST&lt;/publisher&gt;&lt;urls&gt;&lt;/urls&gt;&lt;/record&gt;&lt;/Cite&gt;&lt;Cite&gt;&lt;Author&gt;Salvat&lt;/Author&gt;&lt;RecNum&gt;15&lt;/RecNum&gt;&lt;record&gt;&lt;rec-number&gt;15&lt;/rec-number&gt;&lt;foreign-keys&gt;&lt;key app="EN" db-id="t9s9se0t6vp9pvez5ecvs9dn5tzwddxpfzsa" timestamp="0"&gt;15&lt;/key&gt;&lt;/foreign-keys&gt;&lt;ref-type name="Conference Proceedings"&gt;10&lt;/ref-type&gt;&lt;contributors&gt;&lt;authors&gt;&lt;author&gt;Salvat, Francesc&lt;/author&gt;&lt;author&gt;Fernández-Varea, José M.&lt;/author&gt;&lt;author&gt;Sempau, Josep&lt;/author&gt;&lt;/authors&gt;&lt;/contributors&gt;&lt;titles&gt;&lt;title&gt;PENELOPE-2006: A code system for Monte Carlo simulation of electron and photon transport&lt;/title&gt;&lt;alt-title&gt;Workshop proceedings&lt;/alt-title&gt;&lt;/titles&gt;&lt;volume&gt;7&lt;/volume&gt;&lt;dates&gt;&lt;year&gt;2006&lt;/year&gt;&lt;pub-dates&gt;&lt;date&gt;2006&lt;/date&gt;&lt;/pub-dates&gt;&lt;/dates&gt;&lt;pub-location&gt;Paris&lt;/pub-location&gt;&lt;publisher&gt;OECD Publishing&lt;/publisher&gt;&lt;urls&gt;&lt;/urls&gt;&lt;/record&gt;&lt;/Cite&gt;&lt;/EndNote&gt;</w:instrText>
      </w:r>
      <w:r w:rsidR="00383E34">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[31,38]</w:t>
      </w:r>
      <w:r w:rsidR="00383E34">
        <w:rPr>
          <w:rFonts w:ascii="Times New Roman" w:hAnsi="Times New Roman" w:cs="Times New Roman"/>
          <w:color w:val="222222"/>
          <w:sz w:val="24"/>
          <w:szCs w:val="24"/>
          <w:shd w:val="clear" w:color="auto" w:fill="FFFFFF"/>
        </w:rPr>
        <w:fldChar w:fldCharType="end"/>
      </w:r>
      <w:r w:rsidR="004D07DE">
        <w:rPr>
          <w:rFonts w:ascii="Times New Roman" w:hAnsi="Times New Roman" w:cs="Times New Roman"/>
          <w:color w:val="222222"/>
          <w:sz w:val="24"/>
          <w:szCs w:val="24"/>
          <w:shd w:val="clear" w:color="auto" w:fill="FFFFFF"/>
        </w:rPr>
        <w:t xml:space="preserve"> </w:t>
      </w:r>
    </w:p>
    <w:p w14:paraId="29964184" w14:textId="4DA6127A" w:rsidR="00AE47EF" w:rsidRPr="00705F3B" w:rsidRDefault="00182D50" w:rsidP="00182D50">
      <w:pPr>
        <w:spacing w:line="360" w:lineRule="auto"/>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III. </w:t>
      </w:r>
      <w:r w:rsidR="00EC4F34" w:rsidRPr="00705F3B">
        <w:rPr>
          <w:rFonts w:ascii="Times New Roman" w:hAnsi="Times New Roman" w:cs="Times New Roman"/>
          <w:b/>
          <w:color w:val="222222"/>
          <w:sz w:val="24"/>
          <w:szCs w:val="24"/>
          <w:shd w:val="clear" w:color="auto" w:fill="FFFFFF"/>
        </w:rPr>
        <w:t>Results and discussion</w:t>
      </w:r>
    </w:p>
    <w:p w14:paraId="045C404B" w14:textId="68E21BDB" w:rsidR="00AE47EF" w:rsidRPr="00265C44" w:rsidRDefault="00E52E11"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We now present results for </w:t>
      </w:r>
      <w:r w:rsidR="0091018D">
        <w:rPr>
          <w:rFonts w:ascii="Times New Roman" w:hAnsi="Times New Roman" w:cs="Times New Roman"/>
          <w:color w:val="222222"/>
          <w:sz w:val="24"/>
          <w:szCs w:val="24"/>
          <w:shd w:val="clear" w:color="auto" w:fill="FFFFFF"/>
        </w:rPr>
        <w:t xml:space="preserve">several </w:t>
      </w:r>
      <w:r w:rsidR="00E97623">
        <w:rPr>
          <w:rFonts w:ascii="Times New Roman" w:hAnsi="Times New Roman" w:cs="Times New Roman"/>
          <w:color w:val="222222"/>
          <w:sz w:val="24"/>
          <w:szCs w:val="24"/>
          <w:shd w:val="clear" w:color="auto" w:fill="FFFFFF"/>
        </w:rPr>
        <w:t xml:space="preserve">realizations </w:t>
      </w:r>
      <w:r w:rsidR="00473421">
        <w:rPr>
          <w:rFonts w:ascii="Times New Roman" w:hAnsi="Times New Roman" w:cs="Times New Roman"/>
          <w:color w:val="222222"/>
          <w:sz w:val="24"/>
          <w:szCs w:val="24"/>
          <w:shd w:val="clear" w:color="auto" w:fill="FFFFFF"/>
        </w:rPr>
        <w:t xml:space="preserve">of our </w:t>
      </w:r>
      <w:r w:rsidR="0091018D">
        <w:rPr>
          <w:rFonts w:ascii="Times New Roman" w:hAnsi="Times New Roman" w:cs="Times New Roman"/>
          <w:color w:val="222222"/>
          <w:sz w:val="24"/>
          <w:szCs w:val="24"/>
          <w:shd w:val="clear" w:color="auto" w:fill="FFFFFF"/>
        </w:rPr>
        <w:t>nano</w:t>
      </w:r>
      <w:r w:rsidR="00473421">
        <w:rPr>
          <w:rFonts w:ascii="Times New Roman" w:hAnsi="Times New Roman" w:cs="Times New Roman"/>
          <w:color w:val="222222"/>
          <w:sz w:val="24"/>
          <w:szCs w:val="24"/>
          <w:shd w:val="clear" w:color="auto" w:fill="FFFFFF"/>
        </w:rPr>
        <w:t xml:space="preserve">structured target design, </w:t>
      </w:r>
      <w:r w:rsidR="0042237A">
        <w:rPr>
          <w:rFonts w:ascii="Times New Roman" w:hAnsi="Times New Roman" w:cs="Times New Roman"/>
          <w:color w:val="222222"/>
          <w:sz w:val="24"/>
          <w:szCs w:val="24"/>
          <w:shd w:val="clear" w:color="auto" w:fill="FFFFFF"/>
        </w:rPr>
        <w:t>all</w:t>
      </w:r>
      <w:r w:rsidR="00F11665">
        <w:rPr>
          <w:rFonts w:ascii="Times New Roman" w:hAnsi="Times New Roman" w:cs="Times New Roman"/>
          <w:color w:val="222222"/>
          <w:sz w:val="24"/>
          <w:szCs w:val="24"/>
          <w:shd w:val="clear" w:color="auto" w:fill="FFFFFF"/>
        </w:rPr>
        <w:t xml:space="preserve"> </w:t>
      </w:r>
      <w:r w:rsidR="00473421">
        <w:rPr>
          <w:rFonts w:ascii="Times New Roman" w:hAnsi="Times New Roman" w:cs="Times New Roman"/>
          <w:color w:val="222222"/>
          <w:sz w:val="24"/>
          <w:szCs w:val="24"/>
          <w:shd w:val="clear" w:color="auto" w:fill="FFFFFF"/>
        </w:rPr>
        <w:t>of which</w:t>
      </w:r>
      <w:r>
        <w:rPr>
          <w:rFonts w:ascii="Times New Roman" w:hAnsi="Times New Roman" w:cs="Times New Roman"/>
          <w:color w:val="222222"/>
          <w:sz w:val="24"/>
          <w:szCs w:val="24"/>
          <w:shd w:val="clear" w:color="auto" w:fill="FFFFFF"/>
        </w:rPr>
        <w:t xml:space="preserve"> consist</w:t>
      </w:r>
      <w:r w:rsidRPr="00265C44">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of thin films </w:t>
      </w:r>
      <w:r w:rsidRPr="00265C44">
        <w:rPr>
          <w:rFonts w:ascii="Times New Roman" w:hAnsi="Times New Roman" w:cs="Times New Roman"/>
          <w:color w:val="222222"/>
          <w:sz w:val="24"/>
          <w:szCs w:val="24"/>
          <w:shd w:val="clear" w:color="auto" w:fill="FFFFFF"/>
        </w:rPr>
        <w:t>cl</w:t>
      </w:r>
      <w:r>
        <w:rPr>
          <w:rFonts w:ascii="Times New Roman" w:hAnsi="Times New Roman" w:cs="Times New Roman"/>
          <w:color w:val="222222"/>
          <w:sz w:val="24"/>
          <w:szCs w:val="24"/>
          <w:shd w:val="clear" w:color="auto" w:fill="FFFFFF"/>
        </w:rPr>
        <w:t xml:space="preserve">ad with Au on one or both sides. </w:t>
      </w:r>
      <w:r w:rsidR="00AE47EF" w:rsidRPr="00265C44">
        <w:rPr>
          <w:rFonts w:ascii="Times New Roman" w:hAnsi="Times New Roman" w:cs="Times New Roman"/>
          <w:color w:val="222222"/>
          <w:sz w:val="24"/>
          <w:szCs w:val="24"/>
          <w:shd w:val="clear" w:color="auto" w:fill="FFFFFF"/>
        </w:rPr>
        <w:t>The heating</w:t>
      </w:r>
      <w:r>
        <w:rPr>
          <w:rFonts w:ascii="Times New Roman" w:hAnsi="Times New Roman" w:cs="Times New Roman"/>
          <w:color w:val="222222"/>
          <w:sz w:val="24"/>
          <w:szCs w:val="24"/>
          <w:shd w:val="clear" w:color="auto" w:fill="FFFFFF"/>
        </w:rPr>
        <w:t xml:space="preserve"> </w:t>
      </w:r>
      <w:r w:rsidR="00F11665">
        <w:rPr>
          <w:rFonts w:ascii="Times New Roman" w:hAnsi="Times New Roman" w:cs="Times New Roman"/>
          <w:color w:val="222222"/>
          <w:sz w:val="24"/>
          <w:szCs w:val="24"/>
          <w:shd w:val="clear" w:color="auto" w:fill="FFFFFF"/>
        </w:rPr>
        <w:t xml:space="preserve">of </w:t>
      </w:r>
      <w:proofErr w:type="gramStart"/>
      <w:r>
        <w:rPr>
          <w:rFonts w:ascii="Times New Roman" w:hAnsi="Times New Roman" w:cs="Times New Roman"/>
          <w:color w:val="222222"/>
          <w:sz w:val="24"/>
          <w:szCs w:val="24"/>
          <w:shd w:val="clear" w:color="auto" w:fill="FFFFFF"/>
        </w:rPr>
        <w:t>an</w:t>
      </w:r>
      <w:proofErr w:type="gramEnd"/>
      <w:r>
        <w:rPr>
          <w:rFonts w:ascii="Times New Roman" w:hAnsi="Times New Roman" w:cs="Times New Roman"/>
          <w:color w:val="222222"/>
          <w:sz w:val="24"/>
          <w:szCs w:val="24"/>
          <w:shd w:val="clear" w:color="auto" w:fill="FFFFFF"/>
        </w:rPr>
        <w:t xml:space="preserve"> Fe </w:t>
      </w:r>
      <w:r w:rsidR="00F11665">
        <w:rPr>
          <w:rFonts w:ascii="Times New Roman" w:hAnsi="Times New Roman" w:cs="Times New Roman"/>
          <w:color w:val="222222"/>
          <w:sz w:val="24"/>
          <w:szCs w:val="24"/>
          <w:shd w:val="clear" w:color="auto" w:fill="FFFFFF"/>
        </w:rPr>
        <w:t xml:space="preserve">thin film </w:t>
      </w:r>
      <w:r>
        <w:rPr>
          <w:rFonts w:ascii="Times New Roman" w:hAnsi="Times New Roman" w:cs="Times New Roman"/>
          <w:color w:val="222222"/>
          <w:sz w:val="24"/>
          <w:szCs w:val="24"/>
          <w:shd w:val="clear" w:color="auto" w:fill="FFFFFF"/>
        </w:rPr>
        <w:t xml:space="preserve">via </w:t>
      </w:r>
      <w:r w:rsidR="0070454B">
        <w:rPr>
          <w:rFonts w:ascii="Times New Roman" w:hAnsi="Times New Roman" w:cs="Times New Roman"/>
          <w:color w:val="222222"/>
          <w:sz w:val="24"/>
          <w:szCs w:val="24"/>
          <w:shd w:val="clear" w:color="auto" w:fill="FFFFFF"/>
        </w:rPr>
        <w:t>nonlocal heat transport</w:t>
      </w:r>
      <w:r w:rsidR="004D7763">
        <w:rPr>
          <w:rFonts w:ascii="Times New Roman" w:hAnsi="Times New Roman" w:cs="Times New Roman"/>
          <w:color w:val="222222"/>
          <w:sz w:val="24"/>
          <w:szCs w:val="24"/>
          <w:shd w:val="clear" w:color="auto" w:fill="FFFFFF"/>
        </w:rPr>
        <w:t xml:space="preserve"> by hot electrons</w:t>
      </w:r>
      <w:r w:rsidR="0070454B">
        <w:rPr>
          <w:rFonts w:ascii="Times New Roman" w:hAnsi="Times New Roman" w:cs="Times New Roman"/>
          <w:color w:val="222222"/>
          <w:sz w:val="24"/>
          <w:szCs w:val="24"/>
          <w:shd w:val="clear" w:color="auto" w:fill="FFFFFF"/>
        </w:rPr>
        <w:t xml:space="preserve"> is illustrated in </w:t>
      </w:r>
      <w:r w:rsidR="00AE47EF" w:rsidRPr="00265C44">
        <w:rPr>
          <w:rFonts w:ascii="Times New Roman" w:hAnsi="Times New Roman" w:cs="Times New Roman"/>
          <w:color w:val="222222"/>
          <w:sz w:val="24"/>
          <w:szCs w:val="24"/>
          <w:shd w:val="clear" w:color="auto" w:fill="FFFFFF"/>
        </w:rPr>
        <w:t xml:space="preserve">Fig. </w:t>
      </w:r>
      <w:r w:rsidR="00A74E89">
        <w:rPr>
          <w:rFonts w:ascii="Times New Roman" w:hAnsi="Times New Roman" w:cs="Times New Roman"/>
          <w:color w:val="222222"/>
          <w:sz w:val="24"/>
          <w:szCs w:val="24"/>
          <w:shd w:val="clear" w:color="auto" w:fill="FFFFFF"/>
        </w:rPr>
        <w:t>2</w:t>
      </w:r>
      <w:r w:rsidR="00AE47EF" w:rsidRPr="00265C44">
        <w:rPr>
          <w:rFonts w:ascii="Times New Roman" w:hAnsi="Times New Roman" w:cs="Times New Roman"/>
          <w:color w:val="222222"/>
          <w:sz w:val="24"/>
          <w:szCs w:val="24"/>
          <w:shd w:val="clear" w:color="auto" w:fill="FFFFFF"/>
        </w:rPr>
        <w:t xml:space="preserve">, which shows a two-dimensional projection of electron </w:t>
      </w:r>
      <w:r w:rsidR="0070454B">
        <w:rPr>
          <w:rFonts w:ascii="Times New Roman" w:hAnsi="Times New Roman" w:cs="Times New Roman"/>
          <w:color w:val="222222"/>
          <w:sz w:val="24"/>
          <w:szCs w:val="24"/>
          <w:shd w:val="clear" w:color="auto" w:fill="FFFFFF"/>
        </w:rPr>
        <w:t xml:space="preserve">trajectory traces </w:t>
      </w:r>
      <w:r w:rsidR="00E25CF5">
        <w:rPr>
          <w:rFonts w:ascii="Times New Roman" w:hAnsi="Times New Roman" w:cs="Times New Roman"/>
          <w:color w:val="222222"/>
          <w:sz w:val="24"/>
          <w:szCs w:val="24"/>
          <w:shd w:val="clear" w:color="auto" w:fill="FFFFFF"/>
        </w:rPr>
        <w:t>in an</w:t>
      </w:r>
      <w:r w:rsidR="0022516D">
        <w:rPr>
          <w:rFonts w:ascii="Times New Roman" w:hAnsi="Times New Roman" w:cs="Times New Roman"/>
          <w:color w:val="222222"/>
          <w:sz w:val="24"/>
          <w:szCs w:val="24"/>
          <w:shd w:val="clear" w:color="auto" w:fill="FFFFFF"/>
        </w:rPr>
        <w:t xml:space="preserve"> </w:t>
      </w:r>
      <w:r w:rsidR="00AE47EF" w:rsidRPr="00265C44">
        <w:rPr>
          <w:rFonts w:ascii="Times New Roman" w:hAnsi="Times New Roman" w:cs="Times New Roman"/>
          <w:color w:val="222222"/>
          <w:sz w:val="24"/>
          <w:szCs w:val="24"/>
          <w:shd w:val="clear" w:color="auto" w:fill="FFFFFF"/>
        </w:rPr>
        <w:t xml:space="preserve">Au-Fe-Au </w:t>
      </w:r>
      <w:proofErr w:type="spellStart"/>
      <w:r w:rsidR="0070454B">
        <w:rPr>
          <w:rFonts w:ascii="Times New Roman" w:hAnsi="Times New Roman" w:cs="Times New Roman"/>
          <w:color w:val="222222"/>
          <w:sz w:val="24"/>
          <w:szCs w:val="24"/>
          <w:shd w:val="clear" w:color="auto" w:fill="FFFFFF"/>
        </w:rPr>
        <w:t>trilayer</w:t>
      </w:r>
      <w:proofErr w:type="spellEnd"/>
      <w:r w:rsidR="0070454B">
        <w:rPr>
          <w:rFonts w:ascii="Times New Roman" w:hAnsi="Times New Roman" w:cs="Times New Roman"/>
          <w:color w:val="222222"/>
          <w:sz w:val="24"/>
          <w:szCs w:val="24"/>
          <w:shd w:val="clear" w:color="auto" w:fill="FFFFFF"/>
        </w:rPr>
        <w:t xml:space="preserve"> stimulated</w:t>
      </w:r>
      <w:r w:rsidR="0022516D">
        <w:rPr>
          <w:rFonts w:ascii="Times New Roman" w:hAnsi="Times New Roman" w:cs="Times New Roman"/>
          <w:color w:val="222222"/>
          <w:sz w:val="24"/>
          <w:szCs w:val="24"/>
          <w:shd w:val="clear" w:color="auto" w:fill="FFFFFF"/>
        </w:rPr>
        <w:t xml:space="preserve"> with 7 </w:t>
      </w:r>
      <w:proofErr w:type="spellStart"/>
      <w:r w:rsidR="0022516D">
        <w:rPr>
          <w:rFonts w:ascii="Times New Roman" w:hAnsi="Times New Roman" w:cs="Times New Roman"/>
          <w:color w:val="222222"/>
          <w:sz w:val="24"/>
          <w:szCs w:val="24"/>
          <w:shd w:val="clear" w:color="auto" w:fill="FFFFFF"/>
        </w:rPr>
        <w:t>keV</w:t>
      </w:r>
      <w:proofErr w:type="spellEnd"/>
      <w:r w:rsidR="0022516D">
        <w:rPr>
          <w:rFonts w:ascii="Times New Roman" w:hAnsi="Times New Roman" w:cs="Times New Roman"/>
          <w:color w:val="222222"/>
          <w:sz w:val="24"/>
          <w:szCs w:val="24"/>
          <w:shd w:val="clear" w:color="auto" w:fill="FFFFFF"/>
        </w:rPr>
        <w:t xml:space="preserve"> incident photons</w:t>
      </w:r>
      <w:r w:rsidR="00AE47EF" w:rsidRPr="00265C44">
        <w:rPr>
          <w:rFonts w:ascii="Times New Roman" w:hAnsi="Times New Roman" w:cs="Times New Roman"/>
          <w:color w:val="222222"/>
          <w:sz w:val="24"/>
          <w:szCs w:val="24"/>
          <w:shd w:val="clear" w:color="auto" w:fill="FFFFFF"/>
        </w:rPr>
        <w:t xml:space="preserve">. </w:t>
      </w:r>
      <w:r w:rsidR="0070454B">
        <w:rPr>
          <w:rFonts w:ascii="Times New Roman" w:hAnsi="Times New Roman" w:cs="Times New Roman"/>
          <w:color w:val="222222"/>
          <w:sz w:val="24"/>
          <w:szCs w:val="24"/>
          <w:shd w:val="clear" w:color="auto" w:fill="FFFFFF"/>
        </w:rPr>
        <w:t>T</w:t>
      </w:r>
      <w:r w:rsidR="00AE47EF" w:rsidRPr="00265C44">
        <w:rPr>
          <w:rFonts w:ascii="Times New Roman" w:hAnsi="Times New Roman" w:cs="Times New Roman"/>
          <w:color w:val="222222"/>
          <w:sz w:val="24"/>
          <w:szCs w:val="24"/>
          <w:shd w:val="clear" w:color="auto" w:fill="FFFFFF"/>
        </w:rPr>
        <w:t>he color-</w:t>
      </w:r>
      <w:r w:rsidR="006F131C">
        <w:rPr>
          <w:rFonts w:ascii="Times New Roman" w:hAnsi="Times New Roman" w:cs="Times New Roman"/>
          <w:color w:val="222222"/>
          <w:sz w:val="24"/>
          <w:szCs w:val="24"/>
          <w:shd w:val="clear" w:color="auto" w:fill="FFFFFF"/>
        </w:rPr>
        <w:t>coding of the tracks shows</w:t>
      </w:r>
      <w:r w:rsidR="00AE47EF" w:rsidRPr="00265C44">
        <w:rPr>
          <w:rFonts w:ascii="Times New Roman" w:hAnsi="Times New Roman" w:cs="Times New Roman"/>
          <w:color w:val="222222"/>
          <w:sz w:val="24"/>
          <w:szCs w:val="24"/>
          <w:shd w:val="clear" w:color="auto" w:fill="FFFFFF"/>
        </w:rPr>
        <w:t xml:space="preserve"> </w:t>
      </w:r>
      <w:r w:rsidR="0070454B">
        <w:rPr>
          <w:rFonts w:ascii="Times New Roman" w:hAnsi="Times New Roman" w:cs="Times New Roman"/>
          <w:color w:val="222222"/>
          <w:sz w:val="24"/>
          <w:szCs w:val="24"/>
          <w:shd w:val="clear" w:color="auto" w:fill="FFFFFF"/>
        </w:rPr>
        <w:t>that, due to the</w:t>
      </w:r>
      <w:r w:rsidR="0070454B" w:rsidRPr="00265C44">
        <w:rPr>
          <w:rFonts w:ascii="Times New Roman" w:hAnsi="Times New Roman" w:cs="Times New Roman"/>
          <w:color w:val="222222"/>
          <w:sz w:val="24"/>
          <w:szCs w:val="24"/>
          <w:shd w:val="clear" w:color="auto" w:fill="FFFFFF"/>
        </w:rPr>
        <w:t xml:space="preserve"> </w:t>
      </w:r>
      <w:r w:rsidR="00AE47EF" w:rsidRPr="00265C44">
        <w:rPr>
          <w:rFonts w:ascii="Times New Roman" w:hAnsi="Times New Roman" w:cs="Times New Roman"/>
          <w:color w:val="222222"/>
          <w:sz w:val="24"/>
          <w:szCs w:val="24"/>
          <w:shd w:val="clear" w:color="auto" w:fill="FFFFFF"/>
        </w:rPr>
        <w:t xml:space="preserve">much larger number of </w:t>
      </w:r>
      <w:proofErr w:type="spellStart"/>
      <w:r w:rsidR="00AE47EF" w:rsidRPr="00265C44">
        <w:rPr>
          <w:rFonts w:ascii="Times New Roman" w:hAnsi="Times New Roman" w:cs="Times New Roman"/>
          <w:color w:val="222222"/>
          <w:sz w:val="24"/>
          <w:szCs w:val="24"/>
          <w:shd w:val="clear" w:color="auto" w:fill="FFFFFF"/>
        </w:rPr>
        <w:t>photoexcitations</w:t>
      </w:r>
      <w:proofErr w:type="spellEnd"/>
      <w:r w:rsidR="00AE47EF" w:rsidRPr="00265C44">
        <w:rPr>
          <w:rFonts w:ascii="Times New Roman" w:hAnsi="Times New Roman" w:cs="Times New Roman"/>
          <w:color w:val="222222"/>
          <w:sz w:val="24"/>
          <w:szCs w:val="24"/>
          <w:shd w:val="clear" w:color="auto" w:fill="FFFFFF"/>
        </w:rPr>
        <w:t xml:space="preserve"> in </w:t>
      </w:r>
      <w:r w:rsidR="0070454B">
        <w:rPr>
          <w:rFonts w:ascii="Times New Roman" w:hAnsi="Times New Roman" w:cs="Times New Roman"/>
          <w:color w:val="222222"/>
          <w:sz w:val="24"/>
          <w:szCs w:val="24"/>
          <w:shd w:val="clear" w:color="auto" w:fill="FFFFFF"/>
        </w:rPr>
        <w:t xml:space="preserve">the </w:t>
      </w:r>
      <w:r w:rsidR="00AE47EF" w:rsidRPr="00265C44">
        <w:rPr>
          <w:rFonts w:ascii="Times New Roman" w:hAnsi="Times New Roman" w:cs="Times New Roman"/>
          <w:color w:val="222222"/>
          <w:sz w:val="24"/>
          <w:szCs w:val="24"/>
          <w:shd w:val="clear" w:color="auto" w:fill="FFFFFF"/>
        </w:rPr>
        <w:t xml:space="preserve">Au </w:t>
      </w:r>
      <w:r w:rsidR="0070454B">
        <w:rPr>
          <w:rFonts w:ascii="Times New Roman" w:hAnsi="Times New Roman" w:cs="Times New Roman"/>
          <w:color w:val="222222"/>
          <w:sz w:val="24"/>
          <w:szCs w:val="24"/>
          <w:shd w:val="clear" w:color="auto" w:fill="FFFFFF"/>
        </w:rPr>
        <w:t xml:space="preserve">cladding </w:t>
      </w:r>
      <w:r w:rsidR="00AE47EF" w:rsidRPr="00265C44">
        <w:rPr>
          <w:rFonts w:ascii="Times New Roman" w:hAnsi="Times New Roman" w:cs="Times New Roman"/>
          <w:color w:val="222222"/>
          <w:sz w:val="24"/>
          <w:szCs w:val="24"/>
          <w:shd w:val="clear" w:color="auto" w:fill="FFFFFF"/>
        </w:rPr>
        <w:t>compared to Fe</w:t>
      </w:r>
      <w:r w:rsidR="0070454B">
        <w:rPr>
          <w:rFonts w:ascii="Times New Roman" w:hAnsi="Times New Roman" w:cs="Times New Roman"/>
          <w:color w:val="222222"/>
          <w:sz w:val="24"/>
          <w:szCs w:val="24"/>
          <w:shd w:val="clear" w:color="auto" w:fill="FFFFFF"/>
        </w:rPr>
        <w:t xml:space="preserve"> inclusion, </w:t>
      </w:r>
      <w:r w:rsidR="00C95172">
        <w:rPr>
          <w:rFonts w:ascii="Times New Roman" w:hAnsi="Times New Roman" w:cs="Times New Roman"/>
          <w:color w:val="222222"/>
          <w:sz w:val="24"/>
          <w:szCs w:val="24"/>
          <w:shd w:val="clear" w:color="auto" w:fill="FFFFFF"/>
        </w:rPr>
        <w:t xml:space="preserve">most </w:t>
      </w:r>
      <w:r w:rsidR="0070454B">
        <w:rPr>
          <w:rFonts w:ascii="Times New Roman" w:hAnsi="Times New Roman" w:cs="Times New Roman"/>
          <w:color w:val="222222"/>
          <w:sz w:val="24"/>
          <w:szCs w:val="24"/>
          <w:shd w:val="clear" w:color="auto" w:fill="FFFFFF"/>
        </w:rPr>
        <w:t xml:space="preserve">hot electrons </w:t>
      </w:r>
      <w:r w:rsidR="004D7763">
        <w:rPr>
          <w:rFonts w:ascii="Times New Roman" w:hAnsi="Times New Roman" w:cs="Times New Roman"/>
          <w:color w:val="222222"/>
          <w:sz w:val="24"/>
          <w:szCs w:val="24"/>
          <w:shd w:val="clear" w:color="auto" w:fill="FFFFFF"/>
        </w:rPr>
        <w:t>propagating in</w:t>
      </w:r>
      <w:r w:rsidR="00C95172">
        <w:rPr>
          <w:rFonts w:ascii="Times New Roman" w:hAnsi="Times New Roman" w:cs="Times New Roman"/>
          <w:color w:val="222222"/>
          <w:sz w:val="24"/>
          <w:szCs w:val="24"/>
          <w:shd w:val="clear" w:color="auto" w:fill="FFFFFF"/>
        </w:rPr>
        <w:t xml:space="preserve"> the Fe </w:t>
      </w:r>
      <w:r w:rsidR="004D7763">
        <w:rPr>
          <w:rFonts w:ascii="Times New Roman" w:hAnsi="Times New Roman" w:cs="Times New Roman"/>
          <w:color w:val="222222"/>
          <w:sz w:val="24"/>
          <w:szCs w:val="24"/>
          <w:shd w:val="clear" w:color="auto" w:fill="FFFFFF"/>
        </w:rPr>
        <w:t>are part of a photoionization relaxation cascade</w:t>
      </w:r>
      <w:r w:rsidR="00C95172">
        <w:rPr>
          <w:rFonts w:ascii="Times New Roman" w:hAnsi="Times New Roman" w:cs="Times New Roman"/>
          <w:color w:val="222222"/>
          <w:sz w:val="24"/>
          <w:szCs w:val="24"/>
          <w:shd w:val="clear" w:color="auto" w:fill="FFFFFF"/>
        </w:rPr>
        <w:t xml:space="preserve"> </w:t>
      </w:r>
      <w:r w:rsidR="00D6309E">
        <w:rPr>
          <w:rFonts w:ascii="Times New Roman" w:hAnsi="Times New Roman" w:cs="Times New Roman"/>
          <w:color w:val="222222"/>
          <w:sz w:val="24"/>
          <w:szCs w:val="24"/>
          <w:shd w:val="clear" w:color="auto" w:fill="FFFFFF"/>
        </w:rPr>
        <w:t xml:space="preserve">originating </w:t>
      </w:r>
      <w:r w:rsidR="00C95172">
        <w:rPr>
          <w:rFonts w:ascii="Times New Roman" w:hAnsi="Times New Roman" w:cs="Times New Roman"/>
          <w:color w:val="222222"/>
          <w:sz w:val="24"/>
          <w:szCs w:val="24"/>
          <w:shd w:val="clear" w:color="auto" w:fill="FFFFFF"/>
        </w:rPr>
        <w:t>in the cladding</w:t>
      </w:r>
      <w:r w:rsidR="00200D85">
        <w:rPr>
          <w:rFonts w:ascii="Times New Roman" w:hAnsi="Times New Roman" w:cs="Times New Roman"/>
          <w:color w:val="222222"/>
          <w:sz w:val="24"/>
          <w:szCs w:val="24"/>
          <w:shd w:val="clear" w:color="auto" w:fill="FFFFFF"/>
        </w:rPr>
        <w:t xml:space="preserve">. </w:t>
      </w:r>
      <w:r w:rsidR="00230F51">
        <w:rPr>
          <w:rFonts w:ascii="Times New Roman" w:hAnsi="Times New Roman" w:cs="Times New Roman"/>
          <w:color w:val="222222"/>
          <w:sz w:val="24"/>
          <w:szCs w:val="24"/>
          <w:shd w:val="clear" w:color="auto" w:fill="FFFFFF"/>
        </w:rPr>
        <w:t xml:space="preserve">Inelastic scattering of these </w:t>
      </w:r>
      <w:r w:rsidR="00C95172">
        <w:rPr>
          <w:rFonts w:ascii="Times New Roman" w:hAnsi="Times New Roman" w:cs="Times New Roman"/>
          <w:color w:val="222222"/>
          <w:sz w:val="24"/>
          <w:szCs w:val="24"/>
          <w:shd w:val="clear" w:color="auto" w:fill="FFFFFF"/>
        </w:rPr>
        <w:t xml:space="preserve">hot </w:t>
      </w:r>
      <w:r w:rsidR="00230F51">
        <w:rPr>
          <w:rFonts w:ascii="Times New Roman" w:hAnsi="Times New Roman" w:cs="Times New Roman"/>
          <w:color w:val="222222"/>
          <w:sz w:val="24"/>
          <w:szCs w:val="24"/>
          <w:shd w:val="clear" w:color="auto" w:fill="FFFFFF"/>
        </w:rPr>
        <w:t xml:space="preserve">electrons </w:t>
      </w:r>
      <w:r w:rsidR="00EC7314">
        <w:rPr>
          <w:rFonts w:ascii="Times New Roman" w:hAnsi="Times New Roman" w:cs="Times New Roman"/>
          <w:color w:val="222222"/>
          <w:sz w:val="24"/>
          <w:szCs w:val="24"/>
          <w:shd w:val="clear" w:color="auto" w:fill="FFFFFF"/>
        </w:rPr>
        <w:t>is the dominant contribution to</w:t>
      </w:r>
      <w:r w:rsidR="00996ACE">
        <w:rPr>
          <w:rFonts w:ascii="Times New Roman" w:hAnsi="Times New Roman" w:cs="Times New Roman"/>
          <w:color w:val="222222"/>
          <w:sz w:val="24"/>
          <w:szCs w:val="24"/>
          <w:shd w:val="clear" w:color="auto" w:fill="FFFFFF"/>
        </w:rPr>
        <w:t xml:space="preserve"> energy deposition in the central Fe region, as </w:t>
      </w:r>
      <w:r w:rsidR="00C95172">
        <w:rPr>
          <w:rFonts w:ascii="Times New Roman" w:hAnsi="Times New Roman" w:cs="Times New Roman"/>
          <w:color w:val="222222"/>
          <w:sz w:val="24"/>
          <w:szCs w:val="24"/>
          <w:shd w:val="clear" w:color="auto" w:fill="FFFFFF"/>
        </w:rPr>
        <w:t xml:space="preserve">quantified </w:t>
      </w:r>
      <w:r w:rsidR="00996ACE">
        <w:rPr>
          <w:rFonts w:ascii="Times New Roman" w:hAnsi="Times New Roman" w:cs="Times New Roman"/>
          <w:color w:val="222222"/>
          <w:sz w:val="24"/>
          <w:szCs w:val="24"/>
          <w:shd w:val="clear" w:color="auto" w:fill="FFFFFF"/>
        </w:rPr>
        <w:t>by Fi</w:t>
      </w:r>
      <w:r w:rsidR="00996ACE" w:rsidRPr="00025277">
        <w:rPr>
          <w:rFonts w:ascii="Times New Roman" w:hAnsi="Times New Roman" w:cs="Times New Roman"/>
          <w:color w:val="222222"/>
          <w:sz w:val="24"/>
          <w:szCs w:val="24"/>
          <w:shd w:val="clear" w:color="auto" w:fill="FFFFFF"/>
        </w:rPr>
        <w:t xml:space="preserve">g. </w:t>
      </w:r>
      <w:r w:rsidR="00A74E89">
        <w:rPr>
          <w:rFonts w:ascii="Times New Roman" w:hAnsi="Times New Roman" w:cs="Times New Roman"/>
          <w:color w:val="222222"/>
          <w:sz w:val="24"/>
          <w:szCs w:val="24"/>
          <w:shd w:val="clear" w:color="auto" w:fill="FFFFFF"/>
        </w:rPr>
        <w:t>3</w:t>
      </w:r>
      <w:r w:rsidR="006F76F5" w:rsidRPr="0085786E">
        <w:rPr>
          <w:rFonts w:ascii="Times New Roman" w:hAnsi="Times New Roman" w:cs="Times New Roman"/>
          <w:color w:val="222222"/>
          <w:sz w:val="24"/>
          <w:szCs w:val="24"/>
          <w:shd w:val="clear" w:color="auto" w:fill="FFFFFF"/>
        </w:rPr>
        <w:t>, which compares the</w:t>
      </w:r>
      <w:r w:rsidR="0085786E" w:rsidRPr="0085786E">
        <w:rPr>
          <w:rFonts w:ascii="Times New Roman" w:hAnsi="Times New Roman" w:cs="Times New Roman"/>
          <w:color w:val="222222"/>
          <w:sz w:val="24"/>
          <w:szCs w:val="24"/>
          <w:shd w:val="clear" w:color="auto" w:fill="FFFFFF"/>
        </w:rPr>
        <w:t xml:space="preserve"> linear energy deposition </w:t>
      </w:r>
      <w:r w:rsidR="0085786E">
        <w:rPr>
          <w:rFonts w:ascii="Times New Roman" w:hAnsi="Times New Roman" w:cs="Times New Roman"/>
          <w:color w:val="222222"/>
          <w:sz w:val="24"/>
          <w:szCs w:val="24"/>
          <w:shd w:val="clear" w:color="auto" w:fill="FFFFFF"/>
        </w:rPr>
        <w:t>of</w:t>
      </w:r>
      <w:r w:rsidR="00C95172">
        <w:rPr>
          <w:rFonts w:ascii="Times New Roman" w:hAnsi="Times New Roman" w:cs="Times New Roman"/>
          <w:color w:val="222222"/>
          <w:sz w:val="24"/>
          <w:szCs w:val="24"/>
          <w:shd w:val="clear" w:color="auto" w:fill="FFFFFF"/>
        </w:rPr>
        <w:t xml:space="preserve"> several</w:t>
      </w:r>
      <w:r w:rsidR="0085786E">
        <w:rPr>
          <w:rFonts w:ascii="Times New Roman" w:hAnsi="Times New Roman" w:cs="Times New Roman"/>
          <w:color w:val="222222"/>
          <w:sz w:val="24"/>
          <w:szCs w:val="24"/>
          <w:shd w:val="clear" w:color="auto" w:fill="FFFFFF"/>
        </w:rPr>
        <w:t xml:space="preserve"> </w:t>
      </w:r>
      <w:r w:rsidR="006F76F5" w:rsidRPr="0085786E">
        <w:rPr>
          <w:rFonts w:ascii="Times New Roman" w:hAnsi="Times New Roman" w:cs="Times New Roman"/>
          <w:color w:val="222222"/>
          <w:sz w:val="24"/>
          <w:szCs w:val="24"/>
          <w:shd w:val="clear" w:color="auto" w:fill="FFFFFF"/>
        </w:rPr>
        <w:t xml:space="preserve">Au-Fe-Au </w:t>
      </w:r>
      <w:proofErr w:type="spellStart"/>
      <w:r w:rsidR="00C95172">
        <w:rPr>
          <w:rFonts w:ascii="Times New Roman" w:hAnsi="Times New Roman" w:cs="Times New Roman"/>
          <w:color w:val="222222"/>
          <w:sz w:val="24"/>
          <w:szCs w:val="24"/>
          <w:shd w:val="clear" w:color="auto" w:fill="FFFFFF"/>
        </w:rPr>
        <w:t>trilayer</w:t>
      </w:r>
      <w:proofErr w:type="spellEnd"/>
      <w:r w:rsidR="00C95172" w:rsidRPr="0085786E">
        <w:rPr>
          <w:rFonts w:ascii="Times New Roman" w:hAnsi="Times New Roman" w:cs="Times New Roman"/>
          <w:color w:val="222222"/>
          <w:sz w:val="24"/>
          <w:szCs w:val="24"/>
          <w:shd w:val="clear" w:color="auto" w:fill="FFFFFF"/>
        </w:rPr>
        <w:t xml:space="preserve"> </w:t>
      </w:r>
      <w:r w:rsidR="006F76F5" w:rsidRPr="0085786E">
        <w:rPr>
          <w:rFonts w:ascii="Times New Roman" w:hAnsi="Times New Roman" w:cs="Times New Roman"/>
          <w:color w:val="222222"/>
          <w:sz w:val="24"/>
          <w:szCs w:val="24"/>
          <w:shd w:val="clear" w:color="auto" w:fill="FFFFFF"/>
        </w:rPr>
        <w:t>configuration</w:t>
      </w:r>
      <w:r w:rsidR="0085786E">
        <w:rPr>
          <w:rFonts w:ascii="Times New Roman" w:hAnsi="Times New Roman" w:cs="Times New Roman"/>
          <w:color w:val="222222"/>
          <w:sz w:val="24"/>
          <w:szCs w:val="24"/>
          <w:shd w:val="clear" w:color="auto" w:fill="FFFFFF"/>
        </w:rPr>
        <w:t>s</w:t>
      </w:r>
      <w:r w:rsidR="006F76F5" w:rsidRPr="0085786E">
        <w:rPr>
          <w:rFonts w:ascii="Times New Roman" w:hAnsi="Times New Roman" w:cs="Times New Roman"/>
          <w:color w:val="222222"/>
          <w:sz w:val="24"/>
          <w:szCs w:val="24"/>
          <w:shd w:val="clear" w:color="auto" w:fill="FFFFFF"/>
        </w:rPr>
        <w:t xml:space="preserve"> to that </w:t>
      </w:r>
      <w:r w:rsidR="006F76F5">
        <w:rPr>
          <w:rFonts w:ascii="Times New Roman" w:hAnsi="Times New Roman" w:cs="Times New Roman"/>
          <w:color w:val="222222"/>
          <w:sz w:val="24"/>
          <w:szCs w:val="24"/>
          <w:shd w:val="clear" w:color="auto" w:fill="FFFFFF"/>
        </w:rPr>
        <w:t xml:space="preserve">in </w:t>
      </w:r>
      <w:r w:rsidR="00C95172">
        <w:rPr>
          <w:rFonts w:ascii="Times New Roman" w:hAnsi="Times New Roman" w:cs="Times New Roman"/>
          <w:color w:val="222222"/>
          <w:sz w:val="24"/>
          <w:szCs w:val="24"/>
          <w:shd w:val="clear" w:color="auto" w:fill="FFFFFF"/>
        </w:rPr>
        <w:t xml:space="preserve">bare </w:t>
      </w:r>
      <w:r w:rsidR="006F76F5">
        <w:rPr>
          <w:rFonts w:ascii="Times New Roman" w:hAnsi="Times New Roman" w:cs="Times New Roman"/>
          <w:color w:val="222222"/>
          <w:sz w:val="24"/>
          <w:szCs w:val="24"/>
          <w:shd w:val="clear" w:color="auto" w:fill="FFFFFF"/>
        </w:rPr>
        <w:t xml:space="preserve">Fe. </w:t>
      </w:r>
      <w:r w:rsidR="009909A2">
        <w:rPr>
          <w:rFonts w:ascii="Times New Roman" w:hAnsi="Times New Roman" w:cs="Times New Roman"/>
          <w:color w:val="222222"/>
          <w:sz w:val="24"/>
          <w:szCs w:val="24"/>
          <w:shd w:val="clear" w:color="auto" w:fill="FFFFFF"/>
        </w:rPr>
        <w:t xml:space="preserve"> </w:t>
      </w:r>
      <w:r w:rsidR="0055039C">
        <w:rPr>
          <w:rFonts w:ascii="Times New Roman" w:hAnsi="Times New Roman" w:cs="Times New Roman"/>
          <w:color w:val="222222"/>
          <w:sz w:val="24"/>
          <w:szCs w:val="24"/>
          <w:shd w:val="clear" w:color="auto" w:fill="FFFFFF"/>
        </w:rPr>
        <w:t xml:space="preserve"> </w:t>
      </w:r>
    </w:p>
    <w:p w14:paraId="621B40D4" w14:textId="3A9076BC" w:rsidR="0055039C" w:rsidRDefault="0068122D"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P</w:t>
      </w:r>
      <w:r w:rsidR="009545E0">
        <w:rPr>
          <w:rFonts w:ascii="Times New Roman" w:hAnsi="Times New Roman" w:cs="Times New Roman"/>
          <w:color w:val="222222"/>
          <w:sz w:val="24"/>
          <w:szCs w:val="24"/>
          <w:shd w:val="clear" w:color="auto" w:fill="FFFFFF"/>
        </w:rPr>
        <w:t>hotoionization</w:t>
      </w:r>
      <w:r w:rsidR="00750431">
        <w:rPr>
          <w:rFonts w:ascii="Times New Roman" w:hAnsi="Times New Roman" w:cs="Times New Roman"/>
          <w:color w:val="222222"/>
          <w:sz w:val="24"/>
          <w:szCs w:val="24"/>
          <w:shd w:val="clear" w:color="auto" w:fill="FFFFFF"/>
        </w:rPr>
        <w:t xml:space="preserve"> by </w:t>
      </w:r>
      <w:r w:rsidR="00BD20A5">
        <w:rPr>
          <w:rFonts w:ascii="Times New Roman" w:hAnsi="Times New Roman" w:cs="Times New Roman"/>
          <w:color w:val="222222"/>
          <w:sz w:val="24"/>
          <w:szCs w:val="24"/>
          <w:shd w:val="clear" w:color="auto" w:fill="FFFFFF"/>
        </w:rPr>
        <w:t xml:space="preserve">7 </w:t>
      </w:r>
      <w:proofErr w:type="spellStart"/>
      <w:r w:rsidR="00BD20A5">
        <w:rPr>
          <w:rFonts w:ascii="Times New Roman" w:hAnsi="Times New Roman" w:cs="Times New Roman"/>
          <w:color w:val="222222"/>
          <w:sz w:val="24"/>
          <w:szCs w:val="24"/>
          <w:shd w:val="clear" w:color="auto" w:fill="FFFFFF"/>
        </w:rPr>
        <w:t>keV</w:t>
      </w:r>
      <w:proofErr w:type="spellEnd"/>
      <w:r w:rsidR="00BD20A5">
        <w:rPr>
          <w:rFonts w:ascii="Times New Roman" w:hAnsi="Times New Roman" w:cs="Times New Roman"/>
          <w:color w:val="222222"/>
          <w:sz w:val="24"/>
          <w:szCs w:val="24"/>
          <w:shd w:val="clear" w:color="auto" w:fill="FFFFFF"/>
        </w:rPr>
        <w:t xml:space="preserve"> photon</w:t>
      </w:r>
      <w:r w:rsidR="00D65279">
        <w:rPr>
          <w:rFonts w:ascii="Times New Roman" w:hAnsi="Times New Roman" w:cs="Times New Roman"/>
          <w:color w:val="222222"/>
          <w:sz w:val="24"/>
          <w:szCs w:val="24"/>
          <w:shd w:val="clear" w:color="auto" w:fill="FFFFFF"/>
        </w:rPr>
        <w:t xml:space="preserve">s </w:t>
      </w:r>
      <w:r w:rsidR="00BD20A5">
        <w:rPr>
          <w:rFonts w:ascii="Times New Roman" w:hAnsi="Times New Roman" w:cs="Times New Roman"/>
          <w:color w:val="222222"/>
          <w:sz w:val="24"/>
          <w:szCs w:val="24"/>
          <w:shd w:val="clear" w:color="auto" w:fill="FFFFFF"/>
        </w:rPr>
        <w:t>yield</w:t>
      </w:r>
      <w:r w:rsidR="009545E0">
        <w:rPr>
          <w:rFonts w:ascii="Times New Roman" w:hAnsi="Times New Roman" w:cs="Times New Roman"/>
          <w:color w:val="222222"/>
          <w:sz w:val="24"/>
          <w:szCs w:val="24"/>
          <w:shd w:val="clear" w:color="auto" w:fill="FFFFFF"/>
        </w:rPr>
        <w:t>s</w:t>
      </w:r>
      <w:r w:rsidR="00BD20A5">
        <w:rPr>
          <w:rFonts w:ascii="Times New Roman" w:hAnsi="Times New Roman" w:cs="Times New Roman"/>
          <w:color w:val="222222"/>
          <w:sz w:val="24"/>
          <w:szCs w:val="24"/>
          <w:shd w:val="clear" w:color="auto" w:fill="FFFFFF"/>
        </w:rPr>
        <w:t xml:space="preserve"> mean energy deposition length</w:t>
      </w:r>
      <w:r w:rsidR="00C80045">
        <w:rPr>
          <w:rFonts w:ascii="Times New Roman" w:hAnsi="Times New Roman" w:cs="Times New Roman"/>
          <w:color w:val="222222"/>
          <w:sz w:val="24"/>
          <w:szCs w:val="24"/>
          <w:shd w:val="clear" w:color="auto" w:fill="FFFFFF"/>
        </w:rPr>
        <w:t>s</w:t>
      </w:r>
      <w:r w:rsidR="002564E4">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l</m:t>
        </m:r>
      </m:oMath>
      <w:r w:rsidR="00BD20A5">
        <w:rPr>
          <w:rFonts w:ascii="Times New Roman" w:hAnsi="Times New Roman" w:cs="Times New Roman"/>
          <w:color w:val="222222"/>
          <w:sz w:val="24"/>
          <w:szCs w:val="24"/>
          <w:shd w:val="clear" w:color="auto" w:fill="FFFFFF"/>
        </w:rPr>
        <w:t xml:space="preserve"> of</w:t>
      </w:r>
      <w:r w:rsidR="00C02A1E">
        <w:rPr>
          <w:rFonts w:ascii="Times New Roman" w:hAnsi="Times New Roman" w:cs="Times New Roman"/>
          <w:color w:val="222222"/>
          <w:sz w:val="24"/>
          <w:szCs w:val="24"/>
          <w:shd w:val="clear" w:color="auto" w:fill="FFFFFF"/>
        </w:rPr>
        <w:t xml:space="preserve"> 15.0</w:t>
      </w:r>
      <w:r w:rsidR="00BD20A5">
        <w:rPr>
          <w:rFonts w:ascii="Times New Roman" w:hAnsi="Times New Roman" w:cs="Times New Roman"/>
          <w:color w:val="222222"/>
          <w:sz w:val="24"/>
          <w:szCs w:val="24"/>
          <w:shd w:val="clear" w:color="auto" w:fill="FFFFFF"/>
        </w:rPr>
        <w:t xml:space="preserve"> nm and 35.3 nm, respectively</w:t>
      </w:r>
      <w:r w:rsidR="00D83354">
        <w:rPr>
          <w:rFonts w:ascii="Times New Roman" w:hAnsi="Times New Roman" w:cs="Times New Roman"/>
          <w:color w:val="222222"/>
          <w:sz w:val="24"/>
          <w:szCs w:val="24"/>
          <w:shd w:val="clear" w:color="auto" w:fill="FFFFFF"/>
        </w:rPr>
        <w:t xml:space="preserve">, in </w:t>
      </w:r>
      <w:r w:rsidR="009545E0">
        <w:rPr>
          <w:rFonts w:ascii="Times New Roman" w:hAnsi="Times New Roman" w:cs="Times New Roman"/>
          <w:color w:val="222222"/>
          <w:sz w:val="24"/>
          <w:szCs w:val="24"/>
          <w:shd w:val="clear" w:color="auto" w:fill="FFFFFF"/>
        </w:rPr>
        <w:t xml:space="preserve">simulated </w:t>
      </w:r>
      <w:r w:rsidR="00D83354">
        <w:rPr>
          <w:rFonts w:ascii="Times New Roman" w:hAnsi="Times New Roman" w:cs="Times New Roman"/>
          <w:color w:val="222222"/>
          <w:sz w:val="24"/>
          <w:szCs w:val="24"/>
          <w:shd w:val="clear" w:color="auto" w:fill="FFFFFF"/>
        </w:rPr>
        <w:t xml:space="preserve">bare Fe and </w:t>
      </w:r>
      <w:r w:rsidR="00D6309E">
        <w:rPr>
          <w:rFonts w:ascii="Times New Roman" w:hAnsi="Times New Roman" w:cs="Times New Roman"/>
          <w:color w:val="222222"/>
          <w:sz w:val="24"/>
          <w:szCs w:val="24"/>
          <w:shd w:val="clear" w:color="auto" w:fill="FFFFFF"/>
        </w:rPr>
        <w:t xml:space="preserve">bare </w:t>
      </w:r>
      <w:r w:rsidR="00D83354">
        <w:rPr>
          <w:rFonts w:ascii="Times New Roman" w:hAnsi="Times New Roman" w:cs="Times New Roman"/>
          <w:color w:val="222222"/>
          <w:sz w:val="24"/>
          <w:szCs w:val="24"/>
          <w:shd w:val="clear" w:color="auto" w:fill="FFFFFF"/>
        </w:rPr>
        <w:t>Au targets</w:t>
      </w:r>
      <w:r w:rsidR="002564E4">
        <w:rPr>
          <w:rFonts w:ascii="Times New Roman" w:hAnsi="Times New Roman" w:cs="Times New Roman"/>
          <w:color w:val="222222"/>
          <w:sz w:val="24"/>
          <w:szCs w:val="24"/>
          <w:shd w:val="clear" w:color="auto" w:fill="FFFFFF"/>
        </w:rPr>
        <w:t xml:space="preserve">, where </w:t>
      </w:r>
      <m:oMath>
        <m:r>
          <w:rPr>
            <w:rFonts w:ascii="Cambria Math" w:hAnsi="Cambria Math" w:cs="Times New Roman"/>
            <w:color w:val="222222"/>
            <w:sz w:val="24"/>
            <w:szCs w:val="24"/>
            <w:shd w:val="clear" w:color="auto" w:fill="FFFFFF"/>
          </w:rPr>
          <m:t xml:space="preserve">l= </m:t>
        </m:r>
        <m:nary>
          <m:naryPr>
            <m:limLoc m:val="subSup"/>
            <m:ctrlPr>
              <w:rPr>
                <w:rFonts w:ascii="Cambria Math" w:hAnsi="Cambria Math" w:cs="Times New Roman"/>
                <w:i/>
                <w:color w:val="222222"/>
                <w:sz w:val="24"/>
                <w:szCs w:val="24"/>
                <w:shd w:val="clear" w:color="auto" w:fill="FFFFFF"/>
              </w:rPr>
            </m:ctrlPr>
          </m:naryPr>
          <m:sub>
            <m:r>
              <w:rPr>
                <w:rFonts w:ascii="Cambria Math" w:hAnsi="Cambria Math" w:cs="Times New Roman"/>
                <w:color w:val="222222"/>
                <w:sz w:val="24"/>
                <w:szCs w:val="24"/>
                <w:shd w:val="clear" w:color="auto" w:fill="FFFFFF"/>
              </w:rPr>
              <m:t>z=0</m:t>
            </m:r>
          </m:sub>
          <m:sup>
            <m:r>
              <w:rPr>
                <w:rFonts w:ascii="Cambria Math" w:hAnsi="Cambria Math" w:cs="Times New Roman"/>
                <w:color w:val="222222"/>
                <w:sz w:val="24"/>
                <w:szCs w:val="24"/>
                <w:shd w:val="clear" w:color="auto" w:fill="FFFFFF"/>
              </w:rPr>
              <m:t>∞</m:t>
            </m:r>
          </m:sup>
          <m:e>
            <m:r>
              <m:rPr>
                <m:sty m:val="p"/>
              </m:rPr>
              <w:rPr>
                <w:rFonts w:ascii="Cambria Math" w:hAnsi="Cambria Math" w:cs="Lucida Grande"/>
                <w:color w:val="000000"/>
              </w:rPr>
              <m:t>z(</m:t>
            </m:r>
            <m:acc>
              <m:accPr>
                <m:chr m:val="⃗"/>
                <m:ctrlPr>
                  <w:rPr>
                    <w:rFonts w:ascii="Cambria Math" w:hAnsi="Cambria Math"/>
                    <w:i/>
                    <w:color w:val="000000"/>
                  </w:rPr>
                </m:ctrlPr>
              </m:accPr>
              <m:e>
                <m:r>
                  <w:rPr>
                    <w:rFonts w:ascii="Cambria Math" w:hAnsi="Cambria Math"/>
                    <w:color w:val="000000"/>
                  </w:rPr>
                  <m:t>r</m:t>
                </m:r>
              </m:e>
            </m:acc>
            <m:r>
              <m:rPr>
                <m:sty m:val="p"/>
              </m:rPr>
              <w:rPr>
                <w:rFonts w:ascii="Cambria Math" w:hAnsi="Cambria Math" w:cs="Lucida Grande"/>
                <w:color w:val="000000"/>
              </w:rPr>
              <m:t>) ρ</m:t>
            </m:r>
            <m:d>
              <m:dPr>
                <m:ctrlPr>
                  <w:rPr>
                    <w:rFonts w:ascii="Cambria Math" w:hAnsi="Cambria Math"/>
                    <w:color w:val="000000"/>
                  </w:rPr>
                </m:ctrlPr>
              </m:dPr>
              <m:e>
                <m:acc>
                  <m:accPr>
                    <m:chr m:val="⃗"/>
                    <m:ctrlPr>
                      <w:rPr>
                        <w:rFonts w:ascii="Cambria Math" w:hAnsi="Cambria Math"/>
                        <w:i/>
                        <w:color w:val="000000"/>
                      </w:rPr>
                    </m:ctrlPr>
                  </m:accPr>
                  <m:e>
                    <m:r>
                      <w:rPr>
                        <w:rFonts w:ascii="Cambria Math" w:hAnsi="Cambria Math"/>
                        <w:color w:val="000000"/>
                      </w:rPr>
                      <m:t>r</m:t>
                    </m:r>
                  </m:e>
                </m:acc>
              </m:e>
            </m:d>
            <m:r>
              <m:rPr>
                <m:sty m:val="p"/>
              </m:rPr>
              <w:rPr>
                <w:rFonts w:ascii="Cambria Math" w:hAnsi="Cambria Math"/>
                <w:color w:val="000000"/>
              </w:rPr>
              <m:t xml:space="preserve"> </m:t>
            </m:r>
            <m:sSup>
              <m:sSupPr>
                <m:ctrlPr>
                  <w:rPr>
                    <w:rFonts w:ascii="Cambria Math" w:hAnsi="Cambria Math"/>
                    <w:color w:val="000000"/>
                  </w:rPr>
                </m:ctrlPr>
              </m:sSupPr>
              <m:e>
                <m:r>
                  <w:rPr>
                    <w:rFonts w:ascii="Cambria Math" w:hAnsi="Cambria Math"/>
                    <w:color w:val="000000"/>
                  </w:rPr>
                  <m:t>d</m:t>
                </m:r>
              </m:e>
              <m:sup>
                <m:r>
                  <w:rPr>
                    <w:rFonts w:ascii="Cambria Math" w:hAnsi="Cambria Math"/>
                    <w:color w:val="000000"/>
                  </w:rPr>
                  <m:t>3</m:t>
                </m:r>
              </m:sup>
            </m:sSup>
            <m:acc>
              <m:accPr>
                <m:chr m:val="⃗"/>
                <m:ctrlPr>
                  <w:rPr>
                    <w:rFonts w:ascii="Cambria Math" w:hAnsi="Cambria Math"/>
                    <w:i/>
                    <w:color w:val="000000"/>
                  </w:rPr>
                </m:ctrlPr>
              </m:accPr>
              <m:e>
                <m:r>
                  <w:rPr>
                    <w:rFonts w:ascii="Cambria Math" w:hAnsi="Cambria Math"/>
                    <w:color w:val="000000"/>
                  </w:rPr>
                  <m:t>r</m:t>
                </m:r>
              </m:e>
            </m:acc>
          </m:e>
        </m:nary>
      </m:oMath>
      <w:r w:rsidR="002564E4">
        <w:rPr>
          <w:rFonts w:ascii="Times New Roman" w:eastAsiaTheme="minorEastAsia" w:hAnsi="Times New Roman" w:cs="Times New Roman"/>
          <w:color w:val="222222"/>
          <w:sz w:val="24"/>
          <w:szCs w:val="24"/>
          <w:shd w:val="clear" w:color="auto" w:fill="FFFFFF"/>
        </w:rPr>
        <w:t xml:space="preserve">, with </w:t>
      </w:r>
      <m:oMath>
        <m:r>
          <m:rPr>
            <m:sty m:val="p"/>
          </m:rPr>
          <w:rPr>
            <w:rFonts w:ascii="Cambria Math" w:hAnsi="Cambria Math" w:cs="Lucida Grande"/>
            <w:color w:val="000000"/>
          </w:rPr>
          <m:t>ρ</m:t>
        </m:r>
        <m:d>
          <m:dPr>
            <m:ctrlPr>
              <w:rPr>
                <w:rFonts w:ascii="Cambria Math" w:hAnsi="Cambria Math"/>
                <w:color w:val="000000"/>
              </w:rPr>
            </m:ctrlPr>
          </m:dPr>
          <m:e>
            <m:acc>
              <m:accPr>
                <m:chr m:val="⃗"/>
                <m:ctrlPr>
                  <w:rPr>
                    <w:rFonts w:ascii="Cambria Math" w:hAnsi="Cambria Math"/>
                    <w:i/>
                    <w:color w:val="000000"/>
                  </w:rPr>
                </m:ctrlPr>
              </m:accPr>
              <m:e>
                <m:r>
                  <w:rPr>
                    <w:rFonts w:ascii="Cambria Math" w:hAnsi="Cambria Math"/>
                    <w:color w:val="000000"/>
                  </w:rPr>
                  <m:t>r</m:t>
                </m:r>
              </m:e>
            </m:acc>
          </m:e>
        </m:d>
      </m:oMath>
      <w:r w:rsidR="007368DA">
        <w:rPr>
          <w:rFonts w:ascii="Times New Roman" w:eastAsiaTheme="minorEastAsia" w:hAnsi="Times New Roman" w:cs="Times New Roman"/>
          <w:b/>
          <w:color w:val="000000"/>
        </w:rPr>
        <w:t xml:space="preserve"> </w:t>
      </w:r>
      <w:r w:rsidR="004C7608">
        <w:rPr>
          <w:rFonts w:ascii="Times New Roman" w:eastAsiaTheme="minorEastAsia" w:hAnsi="Times New Roman" w:cs="Times New Roman"/>
          <w:color w:val="000000"/>
          <w:sz w:val="24"/>
          <w:szCs w:val="24"/>
        </w:rPr>
        <w:t xml:space="preserve">the </w:t>
      </w:r>
      <w:r w:rsidR="00665722">
        <w:rPr>
          <w:rFonts w:ascii="Times New Roman" w:eastAsiaTheme="minorEastAsia" w:hAnsi="Times New Roman" w:cs="Times New Roman"/>
          <w:color w:val="000000"/>
          <w:sz w:val="24"/>
          <w:szCs w:val="24"/>
        </w:rPr>
        <w:t xml:space="preserve">volume </w:t>
      </w:r>
      <w:r w:rsidR="002564E4" w:rsidRPr="00D3522C">
        <w:rPr>
          <w:rFonts w:ascii="Times New Roman" w:eastAsiaTheme="minorEastAsia" w:hAnsi="Times New Roman" w:cs="Times New Roman"/>
          <w:color w:val="000000"/>
          <w:sz w:val="24"/>
          <w:szCs w:val="24"/>
        </w:rPr>
        <w:t xml:space="preserve">density of deposited energy </w:t>
      </w:r>
      <w:r w:rsidR="007368DA">
        <w:rPr>
          <w:rFonts w:ascii="Times New Roman" w:eastAsiaTheme="minorEastAsia" w:hAnsi="Times New Roman" w:cs="Times New Roman"/>
          <w:color w:val="000000"/>
          <w:sz w:val="24"/>
          <w:szCs w:val="24"/>
        </w:rPr>
        <w:t>and</w:t>
      </w:r>
      <w:r w:rsidR="002564E4" w:rsidRPr="00D3522C">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z</m:t>
        </m:r>
      </m:oMath>
      <w:r w:rsidR="007368DA">
        <w:rPr>
          <w:rFonts w:ascii="Times New Roman" w:eastAsiaTheme="minorEastAsia" w:hAnsi="Times New Roman" w:cs="Times New Roman"/>
          <w:color w:val="000000"/>
          <w:sz w:val="24"/>
          <w:szCs w:val="24"/>
        </w:rPr>
        <w:t xml:space="preserve"> the magnitude of the projection of </w:t>
      </w:r>
      <m:oMath>
        <m:acc>
          <m:accPr>
            <m:chr m:val="⃗"/>
            <m:ctrlPr>
              <w:rPr>
                <w:rFonts w:ascii="Cambria Math" w:hAnsi="Cambria Math"/>
                <w:b/>
                <w:i/>
                <w:color w:val="000000"/>
              </w:rPr>
            </m:ctrlPr>
          </m:accPr>
          <m:e>
            <m:r>
              <w:rPr>
                <w:rFonts w:ascii="Cambria Math" w:hAnsi="Cambria Math"/>
                <w:color w:val="000000"/>
              </w:rPr>
              <m:t>r</m:t>
            </m:r>
          </m:e>
        </m:acc>
      </m:oMath>
      <w:r w:rsidR="007368DA">
        <w:rPr>
          <w:rFonts w:ascii="Times New Roman" w:eastAsiaTheme="minorEastAsia" w:hAnsi="Times New Roman" w:cs="Times New Roman"/>
          <w:b/>
          <w:color w:val="000000"/>
        </w:rPr>
        <w:t xml:space="preserve"> </w:t>
      </w:r>
      <w:r w:rsidR="007368DA" w:rsidRPr="00D3522C">
        <w:rPr>
          <w:rFonts w:ascii="Times New Roman" w:eastAsiaTheme="minorEastAsia" w:hAnsi="Times New Roman" w:cs="Times New Roman"/>
          <w:color w:val="000000"/>
          <w:sz w:val="24"/>
          <w:szCs w:val="24"/>
        </w:rPr>
        <w:t>onto</w:t>
      </w:r>
      <w:r w:rsidR="007368DA" w:rsidRPr="00D3522C">
        <w:rPr>
          <w:rFonts w:ascii="Times New Roman" w:eastAsiaTheme="minorEastAsia" w:hAnsi="Times New Roman" w:cs="Times New Roman"/>
          <w:color w:val="000000"/>
        </w:rPr>
        <w:t xml:space="preserve"> </w:t>
      </w:r>
      <w:r w:rsidR="007368DA">
        <w:rPr>
          <w:rFonts w:ascii="Times New Roman" w:eastAsiaTheme="minorEastAsia" w:hAnsi="Times New Roman" w:cs="Times New Roman"/>
          <w:color w:val="000000"/>
          <w:sz w:val="24"/>
          <w:szCs w:val="24"/>
        </w:rPr>
        <w:t>a fixed</w:t>
      </w:r>
      <w:r w:rsidR="00EB541D">
        <w:rPr>
          <w:rFonts w:ascii="Times New Roman" w:eastAsiaTheme="minorEastAsia" w:hAnsi="Times New Roman" w:cs="Times New Roman"/>
          <w:color w:val="000000"/>
          <w:sz w:val="24"/>
          <w:szCs w:val="24"/>
        </w:rPr>
        <w:t>, arbitrary</w:t>
      </w:r>
      <w:r w:rsidR="007368DA">
        <w:rPr>
          <w:rFonts w:ascii="Times New Roman" w:eastAsiaTheme="minorEastAsia" w:hAnsi="Times New Roman" w:cs="Times New Roman"/>
          <w:color w:val="000000"/>
          <w:sz w:val="24"/>
          <w:szCs w:val="24"/>
        </w:rPr>
        <w:t xml:space="preserve"> unit vector</w:t>
      </w:r>
      <w:r w:rsidR="007368DA" w:rsidRPr="0091018D">
        <w:rPr>
          <w:rFonts w:ascii="Times New Roman" w:eastAsiaTheme="minorEastAsia" w:hAnsi="Times New Roman" w:cs="Times New Roman"/>
          <w:color w:val="000000"/>
          <w:sz w:val="24"/>
          <w:szCs w:val="24"/>
        </w:rPr>
        <w:t>.</w:t>
      </w:r>
      <w:r w:rsidR="00BD20A5" w:rsidRPr="0091018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Consistent with the above characteristic lengths, we found that absorbed energy density in the Fe inclusion saturates beyond an Au cladding thickness of 50 nm. </w:t>
      </w:r>
      <w:r w:rsidR="00AE47EF" w:rsidRPr="0091018D">
        <w:rPr>
          <w:rFonts w:ascii="Times New Roman" w:hAnsi="Times New Roman" w:cs="Times New Roman"/>
          <w:color w:val="222222"/>
          <w:sz w:val="24"/>
          <w:szCs w:val="24"/>
          <w:shd w:val="clear" w:color="auto" w:fill="FFFFFF"/>
        </w:rPr>
        <w:t>Fig</w:t>
      </w:r>
      <w:r w:rsidR="00AE47EF" w:rsidRPr="00265C44">
        <w:rPr>
          <w:rFonts w:ascii="Times New Roman" w:hAnsi="Times New Roman" w:cs="Times New Roman"/>
          <w:color w:val="222222"/>
          <w:sz w:val="24"/>
          <w:szCs w:val="24"/>
          <w:shd w:val="clear" w:color="auto" w:fill="FFFFFF"/>
        </w:rPr>
        <w:t xml:space="preserve">. </w:t>
      </w:r>
      <w:r w:rsidR="00A74E89">
        <w:rPr>
          <w:rFonts w:ascii="Times New Roman" w:hAnsi="Times New Roman" w:cs="Times New Roman"/>
          <w:color w:val="222222"/>
          <w:sz w:val="24"/>
          <w:szCs w:val="24"/>
          <w:shd w:val="clear" w:color="auto" w:fill="FFFFFF"/>
        </w:rPr>
        <w:t>3</w:t>
      </w:r>
      <w:r w:rsidR="00AE47EF" w:rsidRPr="00265C44">
        <w:rPr>
          <w:rFonts w:ascii="Times New Roman" w:hAnsi="Times New Roman" w:cs="Times New Roman"/>
          <w:color w:val="222222"/>
          <w:sz w:val="24"/>
          <w:szCs w:val="24"/>
          <w:shd w:val="clear" w:color="auto" w:fill="FFFFFF"/>
        </w:rPr>
        <w:t xml:space="preserve"> </w:t>
      </w:r>
      <w:r w:rsidR="0055039C">
        <w:rPr>
          <w:rFonts w:ascii="Times New Roman" w:hAnsi="Times New Roman" w:cs="Times New Roman"/>
          <w:color w:val="222222"/>
          <w:sz w:val="24"/>
          <w:szCs w:val="24"/>
          <w:shd w:val="clear" w:color="auto" w:fill="FFFFFF"/>
        </w:rPr>
        <w:t xml:space="preserve">(a) </w:t>
      </w:r>
      <w:r w:rsidR="00396E3F">
        <w:rPr>
          <w:rFonts w:ascii="Times New Roman" w:hAnsi="Times New Roman" w:cs="Times New Roman"/>
          <w:color w:val="222222"/>
          <w:sz w:val="24"/>
          <w:szCs w:val="24"/>
          <w:shd w:val="clear" w:color="auto" w:fill="FFFFFF"/>
        </w:rPr>
        <w:t xml:space="preserve">shows the </w:t>
      </w:r>
      <w:r w:rsidR="00A25EFF">
        <w:rPr>
          <w:rFonts w:ascii="Times New Roman" w:hAnsi="Times New Roman" w:cs="Times New Roman"/>
          <w:color w:val="222222"/>
          <w:sz w:val="24"/>
          <w:szCs w:val="24"/>
          <w:shd w:val="clear" w:color="auto" w:fill="FFFFFF"/>
        </w:rPr>
        <w:t xml:space="preserve">deposited energy distribution in a bare </w:t>
      </w:r>
      <w:r w:rsidR="008C00CC">
        <w:rPr>
          <w:rFonts w:ascii="Times New Roman" w:hAnsi="Times New Roman" w:cs="Times New Roman"/>
          <w:color w:val="222222"/>
          <w:sz w:val="24"/>
          <w:szCs w:val="24"/>
          <w:shd w:val="clear" w:color="auto" w:fill="FFFFFF"/>
        </w:rPr>
        <w:t>Fe</w:t>
      </w:r>
      <w:r w:rsidR="008C00CC" w:rsidRPr="0091018D">
        <w:rPr>
          <w:rFonts w:ascii="Times New Roman" w:hAnsi="Times New Roman" w:cs="Times New Roman"/>
          <w:color w:val="222222"/>
          <w:sz w:val="24"/>
          <w:szCs w:val="24"/>
          <w:shd w:val="clear" w:color="auto" w:fill="FFFFFF"/>
          <w:vertAlign w:val="subscript"/>
        </w:rPr>
        <w:t>3</w:t>
      </w:r>
      <w:r w:rsidR="008C00CC">
        <w:rPr>
          <w:rFonts w:ascii="Times New Roman" w:hAnsi="Times New Roman" w:cs="Times New Roman"/>
          <w:color w:val="222222"/>
          <w:sz w:val="24"/>
          <w:szCs w:val="24"/>
          <w:shd w:val="clear" w:color="auto" w:fill="FFFFFF"/>
        </w:rPr>
        <w:t>O</w:t>
      </w:r>
      <w:r w:rsidR="008C00CC" w:rsidRPr="0091018D">
        <w:rPr>
          <w:rFonts w:ascii="Times New Roman" w:hAnsi="Times New Roman" w:cs="Times New Roman"/>
          <w:color w:val="222222"/>
          <w:sz w:val="24"/>
          <w:szCs w:val="24"/>
          <w:shd w:val="clear" w:color="auto" w:fill="FFFFFF"/>
          <w:vertAlign w:val="subscript"/>
        </w:rPr>
        <w:t>4</w:t>
      </w:r>
      <w:r w:rsidR="008C00CC">
        <w:rPr>
          <w:rFonts w:ascii="Times New Roman" w:hAnsi="Times New Roman" w:cs="Times New Roman"/>
          <w:color w:val="222222"/>
          <w:sz w:val="24"/>
          <w:szCs w:val="24"/>
          <w:shd w:val="clear" w:color="auto" w:fill="FFFFFF"/>
          <w:vertAlign w:val="subscript"/>
        </w:rPr>
        <w:t xml:space="preserve"> </w:t>
      </w:r>
      <w:r w:rsidR="00A25EFF">
        <w:rPr>
          <w:rFonts w:ascii="Times New Roman" w:hAnsi="Times New Roman" w:cs="Times New Roman"/>
          <w:color w:val="222222"/>
          <w:sz w:val="24"/>
          <w:szCs w:val="24"/>
          <w:shd w:val="clear" w:color="auto" w:fill="FFFFFF"/>
        </w:rPr>
        <w:t xml:space="preserve">target and </w:t>
      </w:r>
      <w:r w:rsidR="0059413F">
        <w:rPr>
          <w:rFonts w:ascii="Times New Roman" w:hAnsi="Times New Roman" w:cs="Times New Roman"/>
          <w:color w:val="222222"/>
          <w:sz w:val="24"/>
          <w:szCs w:val="24"/>
          <w:shd w:val="clear" w:color="auto" w:fill="FFFFFF"/>
        </w:rPr>
        <w:t xml:space="preserve">in several </w:t>
      </w:r>
      <w:r w:rsidR="00A25EFF">
        <w:rPr>
          <w:rFonts w:ascii="Times New Roman" w:hAnsi="Times New Roman" w:cs="Times New Roman"/>
          <w:color w:val="222222"/>
          <w:sz w:val="24"/>
          <w:szCs w:val="24"/>
          <w:shd w:val="clear" w:color="auto" w:fill="FFFFFF"/>
        </w:rPr>
        <w:t>Au-</w:t>
      </w:r>
      <w:r w:rsidR="008C00CC" w:rsidRPr="008C00CC">
        <w:rPr>
          <w:rFonts w:ascii="Times New Roman" w:hAnsi="Times New Roman" w:cs="Times New Roman"/>
          <w:color w:val="222222"/>
          <w:sz w:val="24"/>
          <w:szCs w:val="24"/>
          <w:shd w:val="clear" w:color="auto" w:fill="FFFFFF"/>
        </w:rPr>
        <w:t xml:space="preserve"> </w:t>
      </w:r>
      <w:r w:rsidR="008C00CC">
        <w:rPr>
          <w:rFonts w:ascii="Times New Roman" w:hAnsi="Times New Roman" w:cs="Times New Roman"/>
          <w:color w:val="222222"/>
          <w:sz w:val="24"/>
          <w:szCs w:val="24"/>
          <w:shd w:val="clear" w:color="auto" w:fill="FFFFFF"/>
        </w:rPr>
        <w:t>Fe</w:t>
      </w:r>
      <w:r w:rsidR="008C00CC" w:rsidRPr="0091018D">
        <w:rPr>
          <w:rFonts w:ascii="Times New Roman" w:hAnsi="Times New Roman" w:cs="Times New Roman"/>
          <w:color w:val="222222"/>
          <w:sz w:val="24"/>
          <w:szCs w:val="24"/>
          <w:shd w:val="clear" w:color="auto" w:fill="FFFFFF"/>
          <w:vertAlign w:val="subscript"/>
        </w:rPr>
        <w:t>3</w:t>
      </w:r>
      <w:r w:rsidR="008C00CC">
        <w:rPr>
          <w:rFonts w:ascii="Times New Roman" w:hAnsi="Times New Roman" w:cs="Times New Roman"/>
          <w:color w:val="222222"/>
          <w:sz w:val="24"/>
          <w:szCs w:val="24"/>
          <w:shd w:val="clear" w:color="auto" w:fill="FFFFFF"/>
        </w:rPr>
        <w:t>O</w:t>
      </w:r>
      <w:r w:rsidR="008C00CC" w:rsidRPr="0091018D">
        <w:rPr>
          <w:rFonts w:ascii="Times New Roman" w:hAnsi="Times New Roman" w:cs="Times New Roman"/>
          <w:color w:val="222222"/>
          <w:sz w:val="24"/>
          <w:szCs w:val="24"/>
          <w:shd w:val="clear" w:color="auto" w:fill="FFFFFF"/>
          <w:vertAlign w:val="subscript"/>
        </w:rPr>
        <w:t>4</w:t>
      </w:r>
      <w:r w:rsidR="00A25EFF">
        <w:rPr>
          <w:rFonts w:ascii="Times New Roman" w:hAnsi="Times New Roman" w:cs="Times New Roman"/>
          <w:color w:val="222222"/>
          <w:sz w:val="24"/>
          <w:szCs w:val="24"/>
          <w:shd w:val="clear" w:color="auto" w:fill="FFFFFF"/>
        </w:rPr>
        <w:t xml:space="preserve">-Au </w:t>
      </w:r>
      <w:proofErr w:type="spellStart"/>
      <w:r w:rsidR="00A25EFF">
        <w:rPr>
          <w:rFonts w:ascii="Times New Roman" w:hAnsi="Times New Roman" w:cs="Times New Roman"/>
          <w:color w:val="222222"/>
          <w:sz w:val="24"/>
          <w:szCs w:val="24"/>
          <w:shd w:val="clear" w:color="auto" w:fill="FFFFFF"/>
        </w:rPr>
        <w:t>trilayer</w:t>
      </w:r>
      <w:r w:rsidR="0059413F">
        <w:rPr>
          <w:rFonts w:ascii="Times New Roman" w:hAnsi="Times New Roman" w:cs="Times New Roman"/>
          <w:color w:val="222222"/>
          <w:sz w:val="24"/>
          <w:szCs w:val="24"/>
          <w:shd w:val="clear" w:color="auto" w:fill="FFFFFF"/>
        </w:rPr>
        <w:t>s</w:t>
      </w:r>
      <w:proofErr w:type="spellEnd"/>
      <w:r w:rsidR="0059413F">
        <w:rPr>
          <w:rFonts w:ascii="Times New Roman" w:hAnsi="Times New Roman" w:cs="Times New Roman"/>
          <w:color w:val="222222"/>
          <w:sz w:val="24"/>
          <w:szCs w:val="24"/>
          <w:shd w:val="clear" w:color="auto" w:fill="FFFFFF"/>
        </w:rPr>
        <w:t xml:space="preserve"> with varying thicknesses of the </w:t>
      </w:r>
      <w:r w:rsidR="008C00CC">
        <w:rPr>
          <w:rFonts w:ascii="Times New Roman" w:hAnsi="Times New Roman" w:cs="Times New Roman"/>
          <w:color w:val="222222"/>
          <w:sz w:val="24"/>
          <w:szCs w:val="24"/>
          <w:shd w:val="clear" w:color="auto" w:fill="FFFFFF"/>
        </w:rPr>
        <w:t>Fe</w:t>
      </w:r>
      <w:r w:rsidR="008C00CC" w:rsidRPr="0091018D">
        <w:rPr>
          <w:rFonts w:ascii="Times New Roman" w:hAnsi="Times New Roman" w:cs="Times New Roman"/>
          <w:color w:val="222222"/>
          <w:sz w:val="24"/>
          <w:szCs w:val="24"/>
          <w:shd w:val="clear" w:color="auto" w:fill="FFFFFF"/>
          <w:vertAlign w:val="subscript"/>
        </w:rPr>
        <w:t>3</w:t>
      </w:r>
      <w:r w:rsidR="008C00CC">
        <w:rPr>
          <w:rFonts w:ascii="Times New Roman" w:hAnsi="Times New Roman" w:cs="Times New Roman"/>
          <w:color w:val="222222"/>
          <w:sz w:val="24"/>
          <w:szCs w:val="24"/>
          <w:shd w:val="clear" w:color="auto" w:fill="FFFFFF"/>
        </w:rPr>
        <w:t>O</w:t>
      </w:r>
      <w:r w:rsidR="008C00CC" w:rsidRPr="0091018D">
        <w:rPr>
          <w:rFonts w:ascii="Times New Roman" w:hAnsi="Times New Roman" w:cs="Times New Roman"/>
          <w:color w:val="222222"/>
          <w:sz w:val="24"/>
          <w:szCs w:val="24"/>
          <w:shd w:val="clear" w:color="auto" w:fill="FFFFFF"/>
          <w:vertAlign w:val="subscript"/>
        </w:rPr>
        <w:t>4</w:t>
      </w:r>
      <w:r w:rsidR="008C00CC">
        <w:rPr>
          <w:rFonts w:ascii="Times New Roman" w:hAnsi="Times New Roman" w:cs="Times New Roman"/>
          <w:color w:val="222222"/>
          <w:sz w:val="24"/>
          <w:szCs w:val="24"/>
          <w:shd w:val="clear" w:color="auto" w:fill="FFFFFF"/>
          <w:vertAlign w:val="subscript"/>
        </w:rPr>
        <w:t xml:space="preserve"> </w:t>
      </w:r>
      <w:r w:rsidR="004B75C3">
        <w:rPr>
          <w:rFonts w:ascii="Times New Roman" w:hAnsi="Times New Roman" w:cs="Times New Roman"/>
          <w:color w:val="222222"/>
          <w:sz w:val="24"/>
          <w:szCs w:val="24"/>
          <w:shd w:val="clear" w:color="auto" w:fill="FFFFFF"/>
        </w:rPr>
        <w:t>inclusion</w:t>
      </w:r>
      <w:r w:rsidR="00A25EFF">
        <w:rPr>
          <w:rFonts w:ascii="Times New Roman" w:hAnsi="Times New Roman" w:cs="Times New Roman"/>
          <w:color w:val="222222"/>
          <w:sz w:val="24"/>
          <w:szCs w:val="24"/>
          <w:shd w:val="clear" w:color="auto" w:fill="FFFFFF"/>
        </w:rPr>
        <w:t>. A</w:t>
      </w:r>
      <w:r w:rsidR="0059413F">
        <w:rPr>
          <w:rFonts w:ascii="Times New Roman" w:hAnsi="Times New Roman" w:cs="Times New Roman"/>
          <w:color w:val="222222"/>
          <w:sz w:val="24"/>
          <w:szCs w:val="24"/>
          <w:shd w:val="clear" w:color="auto" w:fill="FFFFFF"/>
        </w:rPr>
        <w:t>n interior layer</w:t>
      </w:r>
      <w:r w:rsidR="00A25EFF">
        <w:rPr>
          <w:rFonts w:ascii="Times New Roman" w:hAnsi="Times New Roman" w:cs="Times New Roman"/>
          <w:color w:val="222222"/>
          <w:sz w:val="24"/>
          <w:szCs w:val="24"/>
          <w:shd w:val="clear" w:color="auto" w:fill="FFFFFF"/>
        </w:rPr>
        <w:t xml:space="preserve"> thickness of 50 nm results in a factor of </w:t>
      </w:r>
      <w:r w:rsidR="007C73B5">
        <w:rPr>
          <w:rFonts w:ascii="Times New Roman" w:hAnsi="Times New Roman" w:cs="Times New Roman"/>
          <w:color w:val="222222"/>
          <w:sz w:val="24"/>
          <w:szCs w:val="24"/>
          <w:shd w:val="clear" w:color="auto" w:fill="FFFFFF"/>
        </w:rPr>
        <w:t>five</w:t>
      </w:r>
      <w:r w:rsidR="00A25EFF">
        <w:rPr>
          <w:rFonts w:ascii="Times New Roman" w:hAnsi="Times New Roman" w:cs="Times New Roman"/>
          <w:color w:val="222222"/>
          <w:sz w:val="24"/>
          <w:szCs w:val="24"/>
          <w:shd w:val="clear" w:color="auto" w:fill="FFFFFF"/>
        </w:rPr>
        <w:t xml:space="preserve"> </w:t>
      </w:r>
      <w:proofErr w:type="gramStart"/>
      <w:r w:rsidR="00A25EFF">
        <w:rPr>
          <w:rFonts w:ascii="Times New Roman" w:hAnsi="Times New Roman" w:cs="Times New Roman"/>
          <w:color w:val="222222"/>
          <w:sz w:val="24"/>
          <w:szCs w:val="24"/>
          <w:shd w:val="clear" w:color="auto" w:fill="FFFFFF"/>
        </w:rPr>
        <w:t>enhancement</w:t>
      </w:r>
      <w:proofErr w:type="gramEnd"/>
      <w:r w:rsidR="00A25EFF">
        <w:rPr>
          <w:rFonts w:ascii="Times New Roman" w:hAnsi="Times New Roman" w:cs="Times New Roman"/>
          <w:color w:val="222222"/>
          <w:sz w:val="24"/>
          <w:szCs w:val="24"/>
          <w:shd w:val="clear" w:color="auto" w:fill="FFFFFF"/>
        </w:rPr>
        <w:t xml:space="preserve"> i</w:t>
      </w:r>
      <w:r w:rsidR="0059413F">
        <w:rPr>
          <w:rFonts w:ascii="Times New Roman" w:hAnsi="Times New Roman" w:cs="Times New Roman"/>
          <w:color w:val="222222"/>
          <w:sz w:val="24"/>
          <w:szCs w:val="24"/>
          <w:shd w:val="clear" w:color="auto" w:fill="FFFFFF"/>
        </w:rPr>
        <w:t>n deposited energy density</w:t>
      </w:r>
      <w:r w:rsidR="00A25EFF">
        <w:rPr>
          <w:rFonts w:ascii="Times New Roman" w:hAnsi="Times New Roman" w:cs="Times New Roman"/>
          <w:color w:val="222222"/>
          <w:sz w:val="24"/>
          <w:szCs w:val="24"/>
          <w:shd w:val="clear" w:color="auto" w:fill="FFFFFF"/>
        </w:rPr>
        <w:t xml:space="preserve"> relative to the</w:t>
      </w:r>
      <w:r w:rsidR="00D6343D">
        <w:rPr>
          <w:rFonts w:ascii="Times New Roman" w:hAnsi="Times New Roman" w:cs="Times New Roman"/>
          <w:color w:val="222222"/>
          <w:sz w:val="24"/>
          <w:szCs w:val="24"/>
          <w:shd w:val="clear" w:color="auto" w:fill="FFFFFF"/>
        </w:rPr>
        <w:t xml:space="preserve"> bare </w:t>
      </w:r>
      <w:r w:rsidR="007C73B5">
        <w:rPr>
          <w:rFonts w:ascii="Times New Roman" w:hAnsi="Times New Roman" w:cs="Times New Roman"/>
          <w:color w:val="222222"/>
          <w:sz w:val="24"/>
          <w:szCs w:val="24"/>
          <w:shd w:val="clear" w:color="auto" w:fill="FFFFFF"/>
        </w:rPr>
        <w:t>Fe</w:t>
      </w:r>
      <w:r w:rsidR="007C73B5" w:rsidRPr="0091018D">
        <w:rPr>
          <w:rFonts w:ascii="Times New Roman" w:hAnsi="Times New Roman" w:cs="Times New Roman"/>
          <w:color w:val="222222"/>
          <w:sz w:val="24"/>
          <w:szCs w:val="24"/>
          <w:shd w:val="clear" w:color="auto" w:fill="FFFFFF"/>
          <w:vertAlign w:val="subscript"/>
        </w:rPr>
        <w:t>3</w:t>
      </w:r>
      <w:r w:rsidR="007C73B5">
        <w:rPr>
          <w:rFonts w:ascii="Times New Roman" w:hAnsi="Times New Roman" w:cs="Times New Roman"/>
          <w:color w:val="222222"/>
          <w:sz w:val="24"/>
          <w:szCs w:val="24"/>
          <w:shd w:val="clear" w:color="auto" w:fill="FFFFFF"/>
        </w:rPr>
        <w:t>O</w:t>
      </w:r>
      <w:r w:rsidR="007C73B5" w:rsidRPr="0091018D">
        <w:rPr>
          <w:rFonts w:ascii="Times New Roman" w:hAnsi="Times New Roman" w:cs="Times New Roman"/>
          <w:color w:val="222222"/>
          <w:sz w:val="24"/>
          <w:szCs w:val="24"/>
          <w:shd w:val="clear" w:color="auto" w:fill="FFFFFF"/>
          <w:vertAlign w:val="subscript"/>
        </w:rPr>
        <w:t>4</w:t>
      </w:r>
      <w:r w:rsidR="00D6343D">
        <w:rPr>
          <w:rFonts w:ascii="Times New Roman" w:hAnsi="Times New Roman" w:cs="Times New Roman"/>
          <w:color w:val="222222"/>
          <w:sz w:val="24"/>
          <w:szCs w:val="24"/>
          <w:shd w:val="clear" w:color="auto" w:fill="FFFFFF"/>
        </w:rPr>
        <w:t xml:space="preserve"> target</w:t>
      </w:r>
      <w:r w:rsidR="0070755A">
        <w:rPr>
          <w:rFonts w:ascii="Times New Roman" w:hAnsi="Times New Roman" w:cs="Times New Roman"/>
          <w:color w:val="222222"/>
          <w:sz w:val="24"/>
          <w:szCs w:val="24"/>
          <w:shd w:val="clear" w:color="auto" w:fill="FFFFFF"/>
        </w:rPr>
        <w:t xml:space="preserve">. </w:t>
      </w:r>
      <w:r w:rsidR="00130D41">
        <w:rPr>
          <w:rFonts w:ascii="Times New Roman" w:hAnsi="Times New Roman" w:cs="Times New Roman"/>
          <w:color w:val="222222"/>
          <w:sz w:val="24"/>
          <w:szCs w:val="24"/>
          <w:shd w:val="clear" w:color="auto" w:fill="FFFFFF"/>
        </w:rPr>
        <w:t xml:space="preserve">The </w:t>
      </w:r>
      <w:r w:rsidR="00D40A73">
        <w:rPr>
          <w:rFonts w:ascii="Times New Roman" w:hAnsi="Times New Roman" w:cs="Times New Roman"/>
          <w:color w:val="222222"/>
          <w:sz w:val="24"/>
          <w:szCs w:val="24"/>
          <w:shd w:val="clear" w:color="auto" w:fill="FFFFFF"/>
        </w:rPr>
        <w:t>increase in</w:t>
      </w:r>
      <w:r w:rsidR="00130D41">
        <w:rPr>
          <w:rFonts w:ascii="Times New Roman" w:hAnsi="Times New Roman" w:cs="Times New Roman"/>
          <w:color w:val="222222"/>
          <w:sz w:val="24"/>
          <w:szCs w:val="24"/>
          <w:shd w:val="clear" w:color="auto" w:fill="FFFFFF"/>
        </w:rPr>
        <w:t xml:space="preserve"> deposited energy density in a clad </w:t>
      </w:r>
      <w:r w:rsidR="00981511">
        <w:rPr>
          <w:rFonts w:ascii="Times New Roman" w:hAnsi="Times New Roman" w:cs="Times New Roman"/>
          <w:color w:val="222222"/>
          <w:sz w:val="24"/>
          <w:szCs w:val="24"/>
          <w:shd w:val="clear" w:color="auto" w:fill="FFFFFF"/>
        </w:rPr>
        <w:t xml:space="preserve">sample </w:t>
      </w:r>
      <w:r w:rsidR="00130D41">
        <w:rPr>
          <w:rFonts w:ascii="Times New Roman" w:hAnsi="Times New Roman" w:cs="Times New Roman"/>
          <w:color w:val="222222"/>
          <w:sz w:val="24"/>
          <w:szCs w:val="24"/>
          <w:shd w:val="clear" w:color="auto" w:fill="FFFFFF"/>
        </w:rPr>
        <w:t>compared to a bare one is significantly larger for low</w:t>
      </w:r>
      <w:r w:rsidR="00D40A73">
        <w:rPr>
          <w:rFonts w:ascii="Times New Roman" w:hAnsi="Times New Roman" w:cs="Times New Roman"/>
          <w:color w:val="222222"/>
          <w:sz w:val="24"/>
          <w:szCs w:val="24"/>
          <w:shd w:val="clear" w:color="auto" w:fill="FFFFFF"/>
        </w:rPr>
        <w:t>er</w:t>
      </w:r>
      <w:r w:rsidR="00130D41">
        <w:rPr>
          <w:rFonts w:ascii="Times New Roman" w:hAnsi="Times New Roman" w:cs="Times New Roman"/>
          <w:color w:val="222222"/>
          <w:sz w:val="24"/>
          <w:szCs w:val="24"/>
          <w:shd w:val="clear" w:color="auto" w:fill="FFFFFF"/>
        </w:rPr>
        <w:t xml:space="preserve">-Z materials, reaching a factor of 100 </w:t>
      </w:r>
      <w:r w:rsidR="00D40A73">
        <w:rPr>
          <w:rFonts w:ascii="Times New Roman" w:hAnsi="Times New Roman" w:cs="Times New Roman"/>
          <w:color w:val="222222"/>
          <w:sz w:val="24"/>
          <w:szCs w:val="24"/>
          <w:shd w:val="clear" w:color="auto" w:fill="FFFFFF"/>
        </w:rPr>
        <w:t>for an</w:t>
      </w:r>
      <w:r w:rsidR="00130D41">
        <w:rPr>
          <w:rFonts w:ascii="Times New Roman" w:hAnsi="Times New Roman" w:cs="Times New Roman"/>
          <w:color w:val="222222"/>
          <w:sz w:val="24"/>
          <w:szCs w:val="24"/>
          <w:shd w:val="clear" w:color="auto" w:fill="FFFFFF"/>
        </w:rPr>
        <w:t xml:space="preserve"> Au-C-Au target of the same geometry (Fig. </w:t>
      </w:r>
      <w:r w:rsidR="00A74E89">
        <w:rPr>
          <w:rFonts w:ascii="Times New Roman" w:hAnsi="Times New Roman" w:cs="Times New Roman"/>
          <w:color w:val="222222"/>
          <w:sz w:val="24"/>
          <w:szCs w:val="24"/>
          <w:shd w:val="clear" w:color="auto" w:fill="FFFFFF"/>
        </w:rPr>
        <w:t>4</w:t>
      </w:r>
      <w:r w:rsidR="007C73B5">
        <w:rPr>
          <w:rFonts w:ascii="Times New Roman" w:hAnsi="Times New Roman" w:cs="Times New Roman"/>
          <w:color w:val="222222"/>
          <w:sz w:val="24"/>
          <w:szCs w:val="24"/>
          <w:shd w:val="clear" w:color="auto" w:fill="FFFFFF"/>
        </w:rPr>
        <w:t xml:space="preserve">). </w:t>
      </w:r>
    </w:p>
    <w:p w14:paraId="045051A0" w14:textId="5A28ACFF" w:rsidR="007E7AF0" w:rsidRDefault="00F11665" w:rsidP="00F11665">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These</w:t>
      </w:r>
      <w:r w:rsidR="00841EEE">
        <w:rPr>
          <w:rFonts w:ascii="Times New Roman" w:hAnsi="Times New Roman" w:cs="Times New Roman"/>
          <w:color w:val="222222"/>
          <w:sz w:val="24"/>
          <w:szCs w:val="24"/>
          <w:shd w:val="clear" w:color="auto" w:fill="FFFFFF"/>
        </w:rPr>
        <w:t xml:space="preserve"> enhancements in energy deposition </w:t>
      </w:r>
      <w:r w:rsidR="001427F5">
        <w:rPr>
          <w:rFonts w:ascii="Times New Roman" w:hAnsi="Times New Roman" w:cs="Times New Roman"/>
          <w:color w:val="222222"/>
          <w:sz w:val="24"/>
          <w:szCs w:val="24"/>
          <w:shd w:val="clear" w:color="auto" w:fill="FFFFFF"/>
        </w:rPr>
        <w:t>increase the accessible thermodynamic parameter space in all XFEL heating experiments</w:t>
      </w:r>
      <w:r w:rsidR="0014578E">
        <w:rPr>
          <w:rFonts w:ascii="Times New Roman" w:hAnsi="Times New Roman" w:cs="Times New Roman"/>
          <w:color w:val="222222"/>
          <w:sz w:val="24"/>
          <w:szCs w:val="24"/>
          <w:shd w:val="clear" w:color="auto" w:fill="FFFFFF"/>
        </w:rPr>
        <w:t xml:space="preserve">, which </w:t>
      </w:r>
      <w:r w:rsidR="001427F5">
        <w:rPr>
          <w:rFonts w:ascii="Times New Roman" w:hAnsi="Times New Roman" w:cs="Times New Roman"/>
          <w:color w:val="222222"/>
          <w:sz w:val="24"/>
          <w:szCs w:val="24"/>
          <w:shd w:val="clear" w:color="auto" w:fill="FFFFFF"/>
        </w:rPr>
        <w:t xml:space="preserve">is particularly significant for experimental </w:t>
      </w:r>
      <w:r w:rsidR="003A5330">
        <w:rPr>
          <w:rFonts w:ascii="Times New Roman" w:hAnsi="Times New Roman" w:cs="Times New Roman"/>
          <w:color w:val="222222"/>
          <w:sz w:val="24"/>
          <w:szCs w:val="24"/>
          <w:shd w:val="clear" w:color="auto" w:fill="FFFFFF"/>
        </w:rPr>
        <w:t>diagnostics</w:t>
      </w:r>
      <w:r w:rsidR="001427F5">
        <w:rPr>
          <w:rFonts w:ascii="Times New Roman" w:hAnsi="Times New Roman" w:cs="Times New Roman"/>
          <w:color w:val="222222"/>
          <w:sz w:val="24"/>
          <w:szCs w:val="24"/>
          <w:shd w:val="clear" w:color="auto" w:fill="FFFFFF"/>
        </w:rPr>
        <w:t xml:space="preserve"> that </w:t>
      </w:r>
      <w:r w:rsidR="003A5330">
        <w:rPr>
          <w:rFonts w:ascii="Times New Roman" w:hAnsi="Times New Roman" w:cs="Times New Roman"/>
          <w:color w:val="222222"/>
          <w:sz w:val="24"/>
          <w:szCs w:val="24"/>
          <w:shd w:val="clear" w:color="auto" w:fill="FFFFFF"/>
        </w:rPr>
        <w:t xml:space="preserve">require deviation from optimal pump pulse characteristics and </w:t>
      </w:r>
      <w:r w:rsidR="001427F5">
        <w:rPr>
          <w:rFonts w:ascii="Times New Roman" w:hAnsi="Times New Roman" w:cs="Times New Roman"/>
          <w:color w:val="222222"/>
          <w:sz w:val="24"/>
          <w:szCs w:val="24"/>
          <w:shd w:val="clear" w:color="auto" w:fill="FFFFFF"/>
        </w:rPr>
        <w:t xml:space="preserve">are therefore normally </w:t>
      </w:r>
      <w:r w:rsidR="003A5330">
        <w:rPr>
          <w:rFonts w:ascii="Times New Roman" w:hAnsi="Times New Roman" w:cs="Times New Roman"/>
          <w:color w:val="222222"/>
          <w:sz w:val="24"/>
          <w:szCs w:val="24"/>
          <w:shd w:val="clear" w:color="auto" w:fill="FFFFFF"/>
        </w:rPr>
        <w:t>incompatible with</w:t>
      </w:r>
      <w:r w:rsidR="001427F5">
        <w:rPr>
          <w:rFonts w:ascii="Times New Roman" w:hAnsi="Times New Roman" w:cs="Times New Roman"/>
          <w:color w:val="222222"/>
          <w:sz w:val="24"/>
          <w:szCs w:val="24"/>
          <w:shd w:val="clear" w:color="auto" w:fill="FFFFFF"/>
        </w:rPr>
        <w:t xml:space="preserve"> heating studies</w:t>
      </w:r>
      <w:r w:rsidR="00114BCF">
        <w:rPr>
          <w:rFonts w:ascii="Times New Roman" w:hAnsi="Times New Roman" w:cs="Times New Roman"/>
          <w:color w:val="222222"/>
          <w:sz w:val="24"/>
          <w:szCs w:val="24"/>
          <w:shd w:val="clear" w:color="auto" w:fill="FFFFFF"/>
        </w:rPr>
        <w:t>, for instance XRD</w:t>
      </w:r>
      <w:r w:rsidR="001427F5">
        <w:rPr>
          <w:rFonts w:ascii="Times New Roman" w:hAnsi="Times New Roman" w:cs="Times New Roman"/>
          <w:color w:val="222222"/>
          <w:sz w:val="24"/>
          <w:szCs w:val="24"/>
          <w:shd w:val="clear" w:color="auto" w:fill="FFFFFF"/>
        </w:rPr>
        <w:t xml:space="preserve">. </w:t>
      </w:r>
      <w:r w:rsidR="00841EEE">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w:t>
      </w:r>
      <w:r w:rsidR="003A5330">
        <w:rPr>
          <w:rFonts w:ascii="Times New Roman" w:hAnsi="Times New Roman" w:cs="Times New Roman"/>
          <w:color w:val="222222"/>
          <w:sz w:val="24"/>
          <w:szCs w:val="24"/>
          <w:shd w:val="clear" w:color="auto" w:fill="FFFFFF"/>
        </w:rPr>
        <w:t xml:space="preserve">We illustrate this </w:t>
      </w:r>
      <w:r>
        <w:rPr>
          <w:rFonts w:ascii="Times New Roman" w:hAnsi="Times New Roman" w:cs="Times New Roman"/>
          <w:color w:val="222222"/>
          <w:sz w:val="24"/>
          <w:szCs w:val="24"/>
          <w:shd w:val="clear" w:color="auto" w:fill="FFFFFF"/>
        </w:rPr>
        <w:t>in</w:t>
      </w:r>
      <w:r w:rsidR="0059616D">
        <w:rPr>
          <w:rFonts w:ascii="Times New Roman" w:hAnsi="Times New Roman" w:cs="Times New Roman"/>
          <w:color w:val="222222"/>
          <w:sz w:val="24"/>
          <w:szCs w:val="24"/>
          <w:shd w:val="clear" w:color="auto" w:fill="FFFFFF"/>
        </w:rPr>
        <w:t xml:space="preserve"> Fig. </w:t>
      </w:r>
      <w:r w:rsidR="00681DCB">
        <w:rPr>
          <w:rFonts w:ascii="Times New Roman" w:hAnsi="Times New Roman" w:cs="Times New Roman"/>
          <w:color w:val="222222"/>
          <w:sz w:val="24"/>
          <w:szCs w:val="24"/>
          <w:shd w:val="clear" w:color="auto" w:fill="FFFFFF"/>
        </w:rPr>
        <w:t>5</w:t>
      </w:r>
      <w:r w:rsidR="0059616D">
        <w:rPr>
          <w:rFonts w:ascii="Times New Roman" w:hAnsi="Times New Roman" w:cs="Times New Roman"/>
          <w:color w:val="222222"/>
          <w:sz w:val="24"/>
          <w:szCs w:val="24"/>
          <w:shd w:val="clear" w:color="auto" w:fill="FFFFFF"/>
        </w:rPr>
        <w:t xml:space="preserve">, which compares </w:t>
      </w:r>
      <w:r w:rsidR="007E7AF0">
        <w:rPr>
          <w:rFonts w:ascii="Times New Roman" w:hAnsi="Times New Roman" w:cs="Times New Roman"/>
          <w:color w:val="222222"/>
          <w:sz w:val="24"/>
          <w:szCs w:val="24"/>
          <w:shd w:val="clear" w:color="auto" w:fill="FFFFFF"/>
        </w:rPr>
        <w:t xml:space="preserve">the energy deposition in Au-Fe-Au </w:t>
      </w:r>
      <w:r w:rsidR="004C3612">
        <w:rPr>
          <w:rFonts w:ascii="Times New Roman" w:hAnsi="Times New Roman" w:cs="Times New Roman"/>
          <w:color w:val="222222"/>
          <w:sz w:val="24"/>
          <w:szCs w:val="24"/>
          <w:shd w:val="clear" w:color="auto" w:fill="FFFFFF"/>
        </w:rPr>
        <w:t>and Au-Fe</w:t>
      </w:r>
      <w:r w:rsidR="004C3612" w:rsidRPr="0091018D">
        <w:rPr>
          <w:rFonts w:ascii="Times New Roman" w:hAnsi="Times New Roman" w:cs="Times New Roman"/>
          <w:color w:val="222222"/>
          <w:sz w:val="24"/>
          <w:szCs w:val="24"/>
          <w:shd w:val="clear" w:color="auto" w:fill="FFFFFF"/>
          <w:vertAlign w:val="subscript"/>
        </w:rPr>
        <w:t>3</w:t>
      </w:r>
      <w:r w:rsidR="004C3612">
        <w:rPr>
          <w:rFonts w:ascii="Times New Roman" w:hAnsi="Times New Roman" w:cs="Times New Roman"/>
          <w:color w:val="222222"/>
          <w:sz w:val="24"/>
          <w:szCs w:val="24"/>
          <w:shd w:val="clear" w:color="auto" w:fill="FFFFFF"/>
        </w:rPr>
        <w:t>O</w:t>
      </w:r>
      <w:r w:rsidR="004C3612" w:rsidRPr="0091018D">
        <w:rPr>
          <w:rFonts w:ascii="Times New Roman" w:hAnsi="Times New Roman" w:cs="Times New Roman"/>
          <w:color w:val="222222"/>
          <w:sz w:val="24"/>
          <w:szCs w:val="24"/>
          <w:shd w:val="clear" w:color="auto" w:fill="FFFFFF"/>
          <w:vertAlign w:val="subscript"/>
        </w:rPr>
        <w:t>4</w:t>
      </w:r>
      <w:r w:rsidR="004C3612">
        <w:rPr>
          <w:rFonts w:ascii="Times New Roman" w:hAnsi="Times New Roman" w:cs="Times New Roman"/>
          <w:color w:val="222222"/>
          <w:sz w:val="24"/>
          <w:szCs w:val="24"/>
          <w:shd w:val="clear" w:color="auto" w:fill="FFFFFF"/>
        </w:rPr>
        <w:t xml:space="preserve">-Au </w:t>
      </w:r>
      <w:r w:rsidR="007E7AF0">
        <w:rPr>
          <w:rFonts w:ascii="Times New Roman" w:hAnsi="Times New Roman" w:cs="Times New Roman"/>
          <w:color w:val="222222"/>
          <w:sz w:val="24"/>
          <w:szCs w:val="24"/>
          <w:shd w:val="clear" w:color="auto" w:fill="FFFFFF"/>
        </w:rPr>
        <w:t>target</w:t>
      </w:r>
      <w:r w:rsidR="00A344A8">
        <w:rPr>
          <w:rFonts w:ascii="Times New Roman" w:hAnsi="Times New Roman" w:cs="Times New Roman"/>
          <w:color w:val="222222"/>
          <w:sz w:val="24"/>
          <w:szCs w:val="24"/>
          <w:shd w:val="clear" w:color="auto" w:fill="FFFFFF"/>
        </w:rPr>
        <w:t>s</w:t>
      </w:r>
      <w:r w:rsidR="007E7AF0">
        <w:rPr>
          <w:rFonts w:ascii="Times New Roman" w:hAnsi="Times New Roman" w:cs="Times New Roman"/>
          <w:color w:val="222222"/>
          <w:sz w:val="24"/>
          <w:szCs w:val="24"/>
          <w:shd w:val="clear" w:color="auto" w:fill="FFFFFF"/>
        </w:rPr>
        <w:t xml:space="preserve"> stimulated with photons below the </w:t>
      </w:r>
      <w:r w:rsidR="007E7AF0" w:rsidRPr="0091018D">
        <w:rPr>
          <w:rFonts w:ascii="Times New Roman" w:hAnsi="Times New Roman" w:cs="Times New Roman"/>
          <w:i/>
          <w:color w:val="222222"/>
          <w:sz w:val="24"/>
          <w:szCs w:val="24"/>
          <w:shd w:val="clear" w:color="auto" w:fill="FFFFFF"/>
        </w:rPr>
        <w:t>K</w:t>
      </w:r>
      <w:r w:rsidR="007E7AF0">
        <w:rPr>
          <w:rFonts w:ascii="Times New Roman" w:hAnsi="Times New Roman" w:cs="Times New Roman"/>
          <w:color w:val="222222"/>
          <w:sz w:val="24"/>
          <w:szCs w:val="24"/>
          <w:shd w:val="clear" w:color="auto" w:fill="FFFFFF"/>
        </w:rPr>
        <w:t>-edge of Fe to</w:t>
      </w:r>
      <w:r w:rsidR="00A344A8">
        <w:rPr>
          <w:rFonts w:ascii="Times New Roman" w:hAnsi="Times New Roman" w:cs="Times New Roman"/>
          <w:color w:val="222222"/>
          <w:sz w:val="24"/>
          <w:szCs w:val="24"/>
          <w:shd w:val="clear" w:color="auto" w:fill="FFFFFF"/>
        </w:rPr>
        <w:t xml:space="preserve"> that in</w:t>
      </w:r>
      <w:r w:rsidR="007E7AF0">
        <w:rPr>
          <w:rFonts w:ascii="Times New Roman" w:hAnsi="Times New Roman" w:cs="Times New Roman"/>
          <w:color w:val="222222"/>
          <w:sz w:val="24"/>
          <w:szCs w:val="24"/>
          <w:shd w:val="clear" w:color="auto" w:fill="FFFFFF"/>
        </w:rPr>
        <w:t xml:space="preserve"> a bare Fe target heated by photons above the edge</w:t>
      </w:r>
      <w:r w:rsidR="00D9107E">
        <w:rPr>
          <w:rFonts w:ascii="Times New Roman" w:hAnsi="Times New Roman" w:cs="Times New Roman"/>
          <w:color w:val="222222"/>
          <w:sz w:val="24"/>
          <w:szCs w:val="24"/>
          <w:shd w:val="clear" w:color="auto" w:fill="FFFFFF"/>
        </w:rPr>
        <w:t xml:space="preserve">. </w:t>
      </w:r>
      <w:r w:rsidR="0059616D">
        <w:rPr>
          <w:rFonts w:ascii="Times New Roman" w:hAnsi="Times New Roman" w:cs="Times New Roman"/>
          <w:color w:val="222222"/>
          <w:sz w:val="24"/>
          <w:szCs w:val="24"/>
          <w:shd w:val="clear" w:color="auto" w:fill="FFFFFF"/>
        </w:rPr>
        <w:t xml:space="preserve">Nonlocal heating </w:t>
      </w:r>
      <w:r w:rsidR="00A344A8">
        <w:rPr>
          <w:rFonts w:ascii="Times New Roman" w:hAnsi="Times New Roman" w:cs="Times New Roman"/>
          <w:color w:val="222222"/>
          <w:sz w:val="24"/>
          <w:szCs w:val="24"/>
          <w:shd w:val="clear" w:color="auto" w:fill="FFFFFF"/>
        </w:rPr>
        <w:t>of the former samples</w:t>
      </w:r>
      <w:r w:rsidR="0059616D">
        <w:rPr>
          <w:rFonts w:ascii="Times New Roman" w:hAnsi="Times New Roman" w:cs="Times New Roman"/>
          <w:color w:val="222222"/>
          <w:sz w:val="24"/>
          <w:szCs w:val="24"/>
          <w:shd w:val="clear" w:color="auto" w:fill="FFFFFF"/>
        </w:rPr>
        <w:t xml:space="preserve"> </w:t>
      </w:r>
      <w:del w:id="55" w:author="Oliver R. Hoidn" w:date="2017-04-13T14:18:00Z">
        <w:r w:rsidR="00AB38EE" w:rsidDel="00C50FFA">
          <w:rPr>
            <w:rFonts w:ascii="Times New Roman" w:hAnsi="Times New Roman" w:cs="Times New Roman"/>
            <w:color w:val="222222"/>
            <w:sz w:val="24"/>
            <w:szCs w:val="24"/>
            <w:shd w:val="clear" w:color="auto" w:fill="FFFFFF"/>
          </w:rPr>
          <w:delText>exceeds</w:delText>
        </w:r>
        <w:r w:rsidR="0059616D" w:rsidDel="00C50FFA">
          <w:rPr>
            <w:rFonts w:ascii="Times New Roman" w:hAnsi="Times New Roman" w:cs="Times New Roman"/>
            <w:color w:val="222222"/>
            <w:sz w:val="24"/>
            <w:szCs w:val="24"/>
            <w:shd w:val="clear" w:color="auto" w:fill="FFFFFF"/>
          </w:rPr>
          <w:delText xml:space="preserve"> </w:delText>
        </w:r>
      </w:del>
      <w:ins w:id="56" w:author="Oliver R. Hoidn" w:date="2017-04-13T14:18:00Z">
        <w:r w:rsidR="00C50FFA">
          <w:rPr>
            <w:rFonts w:ascii="Times New Roman" w:hAnsi="Times New Roman" w:cs="Times New Roman"/>
            <w:color w:val="222222"/>
            <w:sz w:val="24"/>
            <w:szCs w:val="24"/>
            <w:shd w:val="clear" w:color="auto" w:fill="FFFFFF"/>
          </w:rPr>
          <w:t xml:space="preserve">compensates for </w:t>
        </w:r>
      </w:ins>
      <w:r w:rsidR="0059616D">
        <w:rPr>
          <w:rFonts w:ascii="Times New Roman" w:hAnsi="Times New Roman" w:cs="Times New Roman"/>
          <w:color w:val="222222"/>
          <w:sz w:val="24"/>
          <w:szCs w:val="24"/>
          <w:shd w:val="clear" w:color="auto" w:fill="FFFFFF"/>
        </w:rPr>
        <w:t xml:space="preserve">the reduction in </w:t>
      </w:r>
      <w:r w:rsidR="00A344A8">
        <w:rPr>
          <w:rFonts w:ascii="Times New Roman" w:hAnsi="Times New Roman" w:cs="Times New Roman"/>
          <w:color w:val="222222"/>
          <w:sz w:val="24"/>
          <w:szCs w:val="24"/>
          <w:shd w:val="clear" w:color="auto" w:fill="FFFFFF"/>
        </w:rPr>
        <w:t>sample heating</w:t>
      </w:r>
      <w:r w:rsidR="0059616D">
        <w:rPr>
          <w:rFonts w:ascii="Times New Roman" w:hAnsi="Times New Roman" w:cs="Times New Roman"/>
          <w:color w:val="222222"/>
          <w:sz w:val="24"/>
          <w:szCs w:val="24"/>
          <w:shd w:val="clear" w:color="auto" w:fill="FFFFFF"/>
        </w:rPr>
        <w:t xml:space="preserve"> caused by </w:t>
      </w:r>
      <w:r w:rsidR="00AB38EE">
        <w:rPr>
          <w:rFonts w:ascii="Times New Roman" w:hAnsi="Times New Roman" w:cs="Times New Roman"/>
          <w:color w:val="222222"/>
          <w:sz w:val="24"/>
          <w:szCs w:val="24"/>
          <w:shd w:val="clear" w:color="auto" w:fill="FFFFFF"/>
        </w:rPr>
        <w:t xml:space="preserve">lowering </w:t>
      </w:r>
      <w:r w:rsidR="0059616D">
        <w:rPr>
          <w:rFonts w:ascii="Times New Roman" w:hAnsi="Times New Roman" w:cs="Times New Roman"/>
          <w:color w:val="222222"/>
          <w:sz w:val="24"/>
          <w:szCs w:val="24"/>
          <w:shd w:val="clear" w:color="auto" w:fill="FFFFFF"/>
        </w:rPr>
        <w:t>the incident p</w:t>
      </w:r>
      <w:r w:rsidR="007C73B5">
        <w:rPr>
          <w:rFonts w:ascii="Times New Roman" w:hAnsi="Times New Roman" w:cs="Times New Roman"/>
          <w:color w:val="222222"/>
          <w:sz w:val="24"/>
          <w:szCs w:val="24"/>
          <w:shd w:val="clear" w:color="auto" w:fill="FFFFFF"/>
        </w:rPr>
        <w:t>hoton energy</w:t>
      </w:r>
      <w:r w:rsidR="00D9107E">
        <w:rPr>
          <w:rFonts w:ascii="Times New Roman" w:hAnsi="Times New Roman" w:cs="Times New Roman"/>
          <w:color w:val="222222"/>
          <w:sz w:val="24"/>
          <w:szCs w:val="24"/>
          <w:shd w:val="clear" w:color="auto" w:fill="FFFFFF"/>
        </w:rPr>
        <w:t xml:space="preserve"> </w:t>
      </w:r>
      <w:r w:rsidR="007E7AF0">
        <w:rPr>
          <w:rFonts w:ascii="Times New Roman" w:hAnsi="Times New Roman" w:cs="Times New Roman"/>
          <w:color w:val="222222"/>
          <w:sz w:val="24"/>
          <w:szCs w:val="24"/>
          <w:shd w:val="clear" w:color="auto" w:fill="FFFFFF"/>
        </w:rPr>
        <w:t xml:space="preserve">below the </w:t>
      </w:r>
      <w:r w:rsidR="00D9107E">
        <w:rPr>
          <w:rFonts w:ascii="Times New Roman" w:hAnsi="Times New Roman" w:cs="Times New Roman"/>
          <w:color w:val="222222"/>
          <w:sz w:val="24"/>
          <w:szCs w:val="24"/>
          <w:shd w:val="clear" w:color="auto" w:fill="FFFFFF"/>
        </w:rPr>
        <w:t xml:space="preserve">Fe </w:t>
      </w:r>
      <w:r w:rsidR="007E7AF0" w:rsidRPr="0091018D">
        <w:rPr>
          <w:rFonts w:ascii="Times New Roman" w:hAnsi="Times New Roman" w:cs="Times New Roman"/>
          <w:i/>
          <w:color w:val="222222"/>
          <w:sz w:val="24"/>
          <w:szCs w:val="24"/>
          <w:shd w:val="clear" w:color="auto" w:fill="FFFFFF"/>
        </w:rPr>
        <w:t>K</w:t>
      </w:r>
      <w:r w:rsidR="007E7AF0">
        <w:rPr>
          <w:rFonts w:ascii="Times New Roman" w:hAnsi="Times New Roman" w:cs="Times New Roman"/>
          <w:color w:val="222222"/>
          <w:sz w:val="24"/>
          <w:szCs w:val="24"/>
          <w:shd w:val="clear" w:color="auto" w:fill="FFFFFF"/>
        </w:rPr>
        <w:t>-</w:t>
      </w:r>
      <w:r w:rsidR="00D9107E">
        <w:rPr>
          <w:rFonts w:ascii="Times New Roman" w:hAnsi="Times New Roman" w:cs="Times New Roman"/>
          <w:color w:val="222222"/>
          <w:sz w:val="24"/>
          <w:szCs w:val="24"/>
          <w:shd w:val="clear" w:color="auto" w:fill="FFFFFF"/>
        </w:rPr>
        <w:t>edge</w:t>
      </w:r>
      <w:r w:rsidR="00AB38EE">
        <w:rPr>
          <w:rFonts w:ascii="Times New Roman" w:hAnsi="Times New Roman" w:cs="Times New Roman"/>
          <w:color w:val="222222"/>
          <w:sz w:val="24"/>
          <w:szCs w:val="24"/>
          <w:shd w:val="clear" w:color="auto" w:fill="FFFFFF"/>
        </w:rPr>
        <w:t>; the multicomponent targets thus allow</w:t>
      </w:r>
      <w:r w:rsidR="00A344A8">
        <w:rPr>
          <w:rFonts w:ascii="Times New Roman" w:hAnsi="Times New Roman" w:cs="Times New Roman"/>
          <w:color w:val="222222"/>
          <w:sz w:val="24"/>
          <w:szCs w:val="24"/>
          <w:shd w:val="clear" w:color="auto" w:fill="FFFFFF"/>
        </w:rPr>
        <w:t xml:space="preserve"> improving the ratio of signal</w:t>
      </w:r>
      <w:r w:rsidR="007E7AF0">
        <w:rPr>
          <w:rFonts w:ascii="Times New Roman" w:hAnsi="Times New Roman" w:cs="Times New Roman"/>
          <w:color w:val="222222"/>
          <w:sz w:val="24"/>
          <w:szCs w:val="24"/>
          <w:shd w:val="clear" w:color="auto" w:fill="FFFFFF"/>
        </w:rPr>
        <w:t xml:space="preserve"> to (fluorescence) background</w:t>
      </w:r>
      <w:r w:rsidR="00A344A8">
        <w:rPr>
          <w:rFonts w:ascii="Times New Roman" w:hAnsi="Times New Roman" w:cs="Times New Roman"/>
          <w:color w:val="222222"/>
          <w:sz w:val="24"/>
          <w:szCs w:val="24"/>
          <w:shd w:val="clear" w:color="auto" w:fill="FFFFFF"/>
        </w:rPr>
        <w:t xml:space="preserve"> </w:t>
      </w:r>
      <w:r w:rsidR="007E7AF0">
        <w:rPr>
          <w:rFonts w:ascii="Times New Roman" w:hAnsi="Times New Roman" w:cs="Times New Roman"/>
          <w:color w:val="222222"/>
          <w:sz w:val="24"/>
          <w:szCs w:val="24"/>
          <w:shd w:val="clear" w:color="auto" w:fill="FFFFFF"/>
        </w:rPr>
        <w:t>while</w:t>
      </w:r>
      <w:ins w:id="57" w:author="Oliver R. Hoidn" w:date="2017-04-13T14:19:00Z">
        <w:r w:rsidR="00C50FFA">
          <w:rPr>
            <w:rFonts w:ascii="Times New Roman" w:hAnsi="Times New Roman" w:cs="Times New Roman"/>
            <w:color w:val="222222"/>
            <w:sz w:val="24"/>
            <w:szCs w:val="24"/>
            <w:shd w:val="clear" w:color="auto" w:fill="FFFFFF"/>
          </w:rPr>
          <w:t>—in the more favorable case of Fe</w:t>
        </w:r>
        <w:r w:rsidR="00C50FFA" w:rsidRPr="0091018D">
          <w:rPr>
            <w:rFonts w:ascii="Times New Roman" w:hAnsi="Times New Roman" w:cs="Times New Roman"/>
            <w:color w:val="222222"/>
            <w:sz w:val="24"/>
            <w:szCs w:val="24"/>
            <w:shd w:val="clear" w:color="auto" w:fill="FFFFFF"/>
            <w:vertAlign w:val="subscript"/>
          </w:rPr>
          <w:t>3</w:t>
        </w:r>
        <w:r w:rsidR="00C50FFA">
          <w:rPr>
            <w:rFonts w:ascii="Times New Roman" w:hAnsi="Times New Roman" w:cs="Times New Roman"/>
            <w:color w:val="222222"/>
            <w:sz w:val="24"/>
            <w:szCs w:val="24"/>
            <w:shd w:val="clear" w:color="auto" w:fill="FFFFFF"/>
          </w:rPr>
          <w:t>O</w:t>
        </w:r>
        <w:r w:rsidR="00C50FFA" w:rsidRPr="0091018D">
          <w:rPr>
            <w:rFonts w:ascii="Times New Roman" w:hAnsi="Times New Roman" w:cs="Times New Roman"/>
            <w:color w:val="222222"/>
            <w:sz w:val="24"/>
            <w:szCs w:val="24"/>
            <w:shd w:val="clear" w:color="auto" w:fill="FFFFFF"/>
            <w:vertAlign w:val="subscript"/>
          </w:rPr>
          <w:t>4</w:t>
        </w:r>
      </w:ins>
      <w:del w:id="58" w:author="Oliver R. Hoidn" w:date="2017-04-13T14:19:00Z">
        <w:r w:rsidR="007E7AF0" w:rsidDel="00C50FFA">
          <w:rPr>
            <w:rFonts w:ascii="Times New Roman" w:hAnsi="Times New Roman" w:cs="Times New Roman"/>
            <w:color w:val="222222"/>
            <w:sz w:val="24"/>
            <w:szCs w:val="24"/>
            <w:shd w:val="clear" w:color="auto" w:fill="FFFFFF"/>
          </w:rPr>
          <w:delText xml:space="preserve"> </w:delText>
        </w:r>
      </w:del>
      <w:ins w:id="59" w:author="Oliver R. Hoidn" w:date="2017-04-13T14:19:00Z">
        <w:r w:rsidR="00C50FFA">
          <w:rPr>
            <w:rFonts w:ascii="Times New Roman" w:hAnsi="Times New Roman" w:cs="Times New Roman"/>
            <w:color w:val="222222"/>
            <w:sz w:val="24"/>
            <w:szCs w:val="24"/>
            <w:shd w:val="clear" w:color="auto" w:fill="FFFFFF"/>
          </w:rPr>
          <w:t>–</w:t>
        </w:r>
      </w:ins>
      <w:r w:rsidR="007E7AF0">
        <w:rPr>
          <w:rFonts w:ascii="Times New Roman" w:hAnsi="Times New Roman" w:cs="Times New Roman"/>
          <w:color w:val="222222"/>
          <w:sz w:val="24"/>
          <w:szCs w:val="24"/>
          <w:shd w:val="clear" w:color="auto" w:fill="FFFFFF"/>
        </w:rPr>
        <w:t xml:space="preserve">maintaining </w:t>
      </w:r>
      <w:r w:rsidR="00A344A8">
        <w:rPr>
          <w:rFonts w:ascii="Times New Roman" w:hAnsi="Times New Roman" w:cs="Times New Roman"/>
          <w:color w:val="222222"/>
          <w:sz w:val="24"/>
          <w:szCs w:val="24"/>
          <w:shd w:val="clear" w:color="auto" w:fill="FFFFFF"/>
        </w:rPr>
        <w:t xml:space="preserve">an </w:t>
      </w:r>
      <w:r w:rsidR="007E7AF0">
        <w:rPr>
          <w:rFonts w:ascii="Times New Roman" w:hAnsi="Times New Roman" w:cs="Times New Roman"/>
          <w:color w:val="222222"/>
          <w:sz w:val="24"/>
          <w:szCs w:val="24"/>
          <w:shd w:val="clear" w:color="auto" w:fill="FFFFFF"/>
        </w:rPr>
        <w:t>energy deposition densit</w:t>
      </w:r>
      <w:r w:rsidR="00A344A8">
        <w:rPr>
          <w:rFonts w:ascii="Times New Roman" w:hAnsi="Times New Roman" w:cs="Times New Roman"/>
          <w:color w:val="222222"/>
          <w:sz w:val="24"/>
          <w:szCs w:val="24"/>
          <w:shd w:val="clear" w:color="auto" w:fill="FFFFFF"/>
        </w:rPr>
        <w:t>y</w:t>
      </w:r>
      <w:r w:rsidR="007E7AF0">
        <w:rPr>
          <w:rFonts w:ascii="Times New Roman" w:hAnsi="Times New Roman" w:cs="Times New Roman"/>
          <w:color w:val="222222"/>
          <w:sz w:val="24"/>
          <w:szCs w:val="24"/>
          <w:shd w:val="clear" w:color="auto" w:fill="FFFFFF"/>
        </w:rPr>
        <w:t xml:space="preserve"> comparable to the highest level possible with </w:t>
      </w:r>
      <w:r w:rsidR="00A344A8">
        <w:rPr>
          <w:rFonts w:ascii="Times New Roman" w:hAnsi="Times New Roman" w:cs="Times New Roman"/>
          <w:color w:val="222222"/>
          <w:sz w:val="24"/>
          <w:szCs w:val="24"/>
          <w:shd w:val="clear" w:color="auto" w:fill="FFFFFF"/>
        </w:rPr>
        <w:t xml:space="preserve">an </w:t>
      </w:r>
      <w:r w:rsidR="007E7AF0">
        <w:rPr>
          <w:rFonts w:ascii="Times New Roman" w:hAnsi="Times New Roman" w:cs="Times New Roman"/>
          <w:color w:val="222222"/>
          <w:sz w:val="24"/>
          <w:szCs w:val="24"/>
          <w:shd w:val="clear" w:color="auto" w:fill="FFFFFF"/>
        </w:rPr>
        <w:t>equivalent monolithic target</w:t>
      </w:r>
      <w:r w:rsidR="004C3612">
        <w:rPr>
          <w:rFonts w:ascii="Times New Roman" w:hAnsi="Times New Roman" w:cs="Times New Roman"/>
          <w:color w:val="222222"/>
          <w:sz w:val="24"/>
          <w:szCs w:val="24"/>
          <w:shd w:val="clear" w:color="auto" w:fill="FFFFFF"/>
        </w:rPr>
        <w:t xml:space="preserve">. </w:t>
      </w:r>
      <w:r w:rsidR="00607DB8">
        <w:rPr>
          <w:rFonts w:ascii="Times New Roman" w:hAnsi="Times New Roman" w:cs="Times New Roman"/>
          <w:color w:val="222222"/>
          <w:sz w:val="24"/>
          <w:szCs w:val="24"/>
          <w:shd w:val="clear" w:color="auto" w:fill="FFFFFF"/>
        </w:rPr>
        <w:t xml:space="preserve">However, </w:t>
      </w:r>
      <w:r w:rsidR="004B6DDD">
        <w:rPr>
          <w:rFonts w:ascii="Times New Roman" w:hAnsi="Times New Roman" w:cs="Times New Roman"/>
          <w:color w:val="222222"/>
          <w:sz w:val="24"/>
          <w:szCs w:val="24"/>
          <w:shd w:val="clear" w:color="auto" w:fill="FFFFFF"/>
        </w:rPr>
        <w:t xml:space="preserve">Fig. </w:t>
      </w:r>
      <w:r w:rsidR="00681DCB">
        <w:rPr>
          <w:rFonts w:ascii="Times New Roman" w:hAnsi="Times New Roman" w:cs="Times New Roman"/>
          <w:color w:val="222222"/>
          <w:sz w:val="24"/>
          <w:szCs w:val="24"/>
          <w:shd w:val="clear" w:color="auto" w:fill="FFFFFF"/>
        </w:rPr>
        <w:t xml:space="preserve">6 </w:t>
      </w:r>
      <w:r w:rsidR="004B6DDD">
        <w:rPr>
          <w:rFonts w:ascii="Times New Roman" w:hAnsi="Times New Roman" w:cs="Times New Roman"/>
          <w:color w:val="222222"/>
          <w:sz w:val="24"/>
          <w:szCs w:val="24"/>
          <w:shd w:val="clear" w:color="auto" w:fill="FFFFFF"/>
        </w:rPr>
        <w:t xml:space="preserve">also demonstrates a </w:t>
      </w:r>
      <w:r w:rsidR="00607DB8">
        <w:rPr>
          <w:rFonts w:ascii="Times New Roman" w:hAnsi="Times New Roman" w:cs="Times New Roman"/>
          <w:color w:val="222222"/>
          <w:sz w:val="24"/>
          <w:szCs w:val="24"/>
          <w:shd w:val="clear" w:color="auto" w:fill="FFFFFF"/>
        </w:rPr>
        <w:t>tradeoff</w:t>
      </w:r>
      <w:r w:rsidR="004B6DDD">
        <w:rPr>
          <w:rFonts w:ascii="Times New Roman" w:hAnsi="Times New Roman" w:cs="Times New Roman"/>
          <w:color w:val="222222"/>
          <w:sz w:val="24"/>
          <w:szCs w:val="24"/>
          <w:shd w:val="clear" w:color="auto" w:fill="FFFFFF"/>
        </w:rPr>
        <w:t xml:space="preserve"> of the cladding’s presence: the diffracted signal from </w:t>
      </w:r>
      <w:r w:rsidR="00607DB8">
        <w:rPr>
          <w:rFonts w:ascii="Times New Roman" w:hAnsi="Times New Roman" w:cs="Times New Roman"/>
          <w:color w:val="222222"/>
          <w:sz w:val="24"/>
          <w:szCs w:val="24"/>
          <w:shd w:val="clear" w:color="auto" w:fill="FFFFFF"/>
        </w:rPr>
        <w:t xml:space="preserve">Au is stronger than that from the sample, </w:t>
      </w:r>
      <w:r w:rsidR="008C2E17">
        <w:rPr>
          <w:rFonts w:ascii="Times New Roman" w:hAnsi="Times New Roman" w:cs="Times New Roman"/>
          <w:color w:val="222222"/>
          <w:sz w:val="24"/>
          <w:szCs w:val="24"/>
          <w:shd w:val="clear" w:color="auto" w:fill="FFFFFF"/>
        </w:rPr>
        <w:t xml:space="preserve">making the described reduction in background worthwhile only assuming </w:t>
      </w:r>
      <w:r w:rsidR="00AB38EE">
        <w:rPr>
          <w:rFonts w:ascii="Times New Roman" w:hAnsi="Times New Roman" w:cs="Times New Roman"/>
          <w:color w:val="222222"/>
          <w:sz w:val="24"/>
          <w:szCs w:val="24"/>
          <w:shd w:val="clear" w:color="auto" w:fill="FFFFFF"/>
        </w:rPr>
        <w:t>sufficient separation</w:t>
      </w:r>
      <w:r w:rsidR="008C2E17">
        <w:rPr>
          <w:rFonts w:ascii="Times New Roman" w:hAnsi="Times New Roman" w:cs="Times New Roman"/>
          <w:color w:val="222222"/>
          <w:sz w:val="24"/>
          <w:szCs w:val="24"/>
          <w:shd w:val="clear" w:color="auto" w:fill="FFFFFF"/>
        </w:rPr>
        <w:t xml:space="preserve"> between Bragg peaks of the sample and cladding</w:t>
      </w:r>
      <w:r w:rsidR="00607DB8">
        <w:rPr>
          <w:rFonts w:ascii="Times New Roman" w:hAnsi="Times New Roman" w:cs="Times New Roman"/>
          <w:color w:val="222222"/>
          <w:sz w:val="24"/>
          <w:szCs w:val="24"/>
          <w:shd w:val="clear" w:color="auto" w:fill="FFFFFF"/>
        </w:rPr>
        <w:t xml:space="preserve">. </w:t>
      </w:r>
    </w:p>
    <w:p w14:paraId="185812D0" w14:textId="60CC16B1" w:rsidR="006A5CF9" w:rsidRDefault="00AB38EE"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Low-Z sample materials provide </w:t>
      </w:r>
      <w:r w:rsidR="00114BCF">
        <w:rPr>
          <w:rFonts w:ascii="Times New Roman" w:hAnsi="Times New Roman" w:cs="Times New Roman"/>
          <w:color w:val="222222"/>
          <w:sz w:val="24"/>
          <w:szCs w:val="24"/>
          <w:shd w:val="clear" w:color="auto" w:fill="FFFFFF"/>
        </w:rPr>
        <w:t xml:space="preserve">a separate, </w:t>
      </w:r>
      <w:r w:rsidR="00681DCB">
        <w:rPr>
          <w:rFonts w:ascii="Times New Roman" w:hAnsi="Times New Roman" w:cs="Times New Roman"/>
          <w:color w:val="222222"/>
          <w:sz w:val="24"/>
          <w:szCs w:val="24"/>
          <w:shd w:val="clear" w:color="auto" w:fill="FFFFFF"/>
        </w:rPr>
        <w:t>independently</w:t>
      </w:r>
      <w:r w:rsidR="00114BCF">
        <w:rPr>
          <w:rFonts w:ascii="Times New Roman" w:hAnsi="Times New Roman" w:cs="Times New Roman"/>
          <w:color w:val="222222"/>
          <w:sz w:val="24"/>
          <w:szCs w:val="24"/>
          <w:shd w:val="clear" w:color="auto" w:fill="FFFFFF"/>
        </w:rPr>
        <w:t xml:space="preserve"> </w:t>
      </w:r>
      <w:r w:rsidR="00765795">
        <w:rPr>
          <w:rFonts w:ascii="Times New Roman" w:hAnsi="Times New Roman" w:cs="Times New Roman"/>
          <w:color w:val="222222"/>
          <w:sz w:val="24"/>
          <w:szCs w:val="24"/>
          <w:shd w:val="clear" w:color="auto" w:fill="FFFFFF"/>
        </w:rPr>
        <w:t>interesting</w:t>
      </w:r>
      <w:r w:rsidR="00114BCF">
        <w:rPr>
          <w:rFonts w:ascii="Times New Roman" w:hAnsi="Times New Roman" w:cs="Times New Roman"/>
          <w:color w:val="222222"/>
          <w:sz w:val="24"/>
          <w:szCs w:val="24"/>
          <w:shd w:val="clear" w:color="auto" w:fill="FFFFFF"/>
        </w:rPr>
        <w:t>, case for the use</w:t>
      </w:r>
      <w:r>
        <w:rPr>
          <w:rFonts w:ascii="Times New Roman" w:hAnsi="Times New Roman" w:cs="Times New Roman"/>
          <w:color w:val="222222"/>
          <w:sz w:val="24"/>
          <w:szCs w:val="24"/>
          <w:shd w:val="clear" w:color="auto" w:fill="FFFFFF"/>
        </w:rPr>
        <w:t xml:space="preserve"> of structured target design</w:t>
      </w:r>
      <w:r w:rsidR="00114BCF">
        <w:rPr>
          <w:rFonts w:ascii="Times New Roman" w:hAnsi="Times New Roman" w:cs="Times New Roman"/>
          <w:color w:val="222222"/>
          <w:sz w:val="24"/>
          <w:szCs w:val="24"/>
          <w:shd w:val="clear" w:color="auto" w:fill="FFFFFF"/>
        </w:rPr>
        <w:t xml:space="preserve"> in</w:t>
      </w:r>
      <w:r>
        <w:rPr>
          <w:rFonts w:ascii="Times New Roman" w:hAnsi="Times New Roman" w:cs="Times New Roman"/>
          <w:color w:val="222222"/>
          <w:sz w:val="24"/>
          <w:szCs w:val="24"/>
          <w:shd w:val="clear" w:color="auto" w:fill="FFFFFF"/>
        </w:rPr>
        <w:t xml:space="preserve"> XRD</w:t>
      </w:r>
      <w:r w:rsidR="00114BCF">
        <w:rPr>
          <w:rFonts w:ascii="Times New Roman" w:hAnsi="Times New Roman" w:cs="Times New Roman"/>
          <w:color w:val="222222"/>
          <w:sz w:val="24"/>
          <w:szCs w:val="24"/>
          <w:shd w:val="clear" w:color="auto" w:fill="FFFFFF"/>
        </w:rPr>
        <w:t xml:space="preserve"> studies</w:t>
      </w:r>
      <w:r>
        <w:rPr>
          <w:rFonts w:ascii="Times New Roman" w:hAnsi="Times New Roman" w:cs="Times New Roman"/>
          <w:color w:val="222222"/>
          <w:sz w:val="24"/>
          <w:szCs w:val="24"/>
          <w:shd w:val="clear" w:color="auto" w:fill="FFFFFF"/>
        </w:rPr>
        <w:t xml:space="preserve">. </w:t>
      </w:r>
      <w:r w:rsidR="007C606A">
        <w:rPr>
          <w:rFonts w:ascii="Times New Roman" w:hAnsi="Times New Roman" w:cs="Times New Roman"/>
          <w:color w:val="222222"/>
          <w:sz w:val="24"/>
          <w:szCs w:val="24"/>
          <w:shd w:val="clear" w:color="auto" w:fill="FFFFFF"/>
        </w:rPr>
        <w:t>In such materials</w:t>
      </w:r>
      <w:r w:rsidR="003416E7">
        <w:rPr>
          <w:rFonts w:ascii="Times New Roman" w:hAnsi="Times New Roman" w:cs="Times New Roman"/>
          <w:color w:val="222222"/>
          <w:sz w:val="24"/>
          <w:szCs w:val="24"/>
          <w:shd w:val="clear" w:color="auto" w:fill="FFFFFF"/>
        </w:rPr>
        <w:t>,</w:t>
      </w:r>
      <w:r w:rsidR="00516D17">
        <w:rPr>
          <w:rFonts w:ascii="Times New Roman" w:hAnsi="Times New Roman" w:cs="Times New Roman"/>
          <w:color w:val="222222"/>
          <w:sz w:val="24"/>
          <w:szCs w:val="24"/>
          <w:shd w:val="clear" w:color="auto" w:fill="FFFFFF"/>
        </w:rPr>
        <w:t xml:space="preserve"> </w:t>
      </w:r>
      <w:r w:rsidR="007E7AF0">
        <w:rPr>
          <w:rFonts w:ascii="Times New Roman" w:hAnsi="Times New Roman" w:cs="Times New Roman"/>
          <w:color w:val="222222"/>
          <w:sz w:val="24"/>
          <w:szCs w:val="24"/>
          <w:shd w:val="clear" w:color="auto" w:fill="FFFFFF"/>
        </w:rPr>
        <w:t>nonlocal</w:t>
      </w:r>
      <w:r>
        <w:rPr>
          <w:rFonts w:ascii="Times New Roman" w:hAnsi="Times New Roman" w:cs="Times New Roman"/>
          <w:color w:val="222222"/>
          <w:sz w:val="24"/>
          <w:szCs w:val="24"/>
          <w:shd w:val="clear" w:color="auto" w:fill="FFFFFF"/>
        </w:rPr>
        <w:t xml:space="preserve"> heat transport is </w:t>
      </w:r>
      <w:r w:rsidR="007E7AF0">
        <w:rPr>
          <w:rFonts w:ascii="Times New Roman" w:hAnsi="Times New Roman" w:cs="Times New Roman"/>
          <w:color w:val="222222"/>
          <w:sz w:val="24"/>
          <w:szCs w:val="24"/>
          <w:shd w:val="clear" w:color="auto" w:fill="FFFFFF"/>
        </w:rPr>
        <w:t>effective over a much wider range of incident photon energies</w:t>
      </w:r>
      <w:r>
        <w:rPr>
          <w:rFonts w:ascii="Times New Roman" w:hAnsi="Times New Roman" w:cs="Times New Roman"/>
          <w:color w:val="222222"/>
          <w:sz w:val="24"/>
          <w:szCs w:val="24"/>
          <w:shd w:val="clear" w:color="auto" w:fill="FFFFFF"/>
        </w:rPr>
        <w:t xml:space="preserve"> compared to direct x-ray absorption</w:t>
      </w:r>
      <w:r w:rsidR="00516D17">
        <w:rPr>
          <w:rFonts w:ascii="Times New Roman" w:hAnsi="Times New Roman" w:cs="Times New Roman"/>
          <w:color w:val="222222"/>
          <w:sz w:val="24"/>
          <w:szCs w:val="24"/>
          <w:shd w:val="clear" w:color="auto" w:fill="FFFFFF"/>
        </w:rPr>
        <w:t xml:space="preserve">. </w:t>
      </w:r>
      <w:r w:rsidR="00F36E94">
        <w:rPr>
          <w:rFonts w:ascii="Times New Roman" w:hAnsi="Times New Roman" w:cs="Times New Roman"/>
          <w:color w:val="222222"/>
          <w:sz w:val="24"/>
          <w:szCs w:val="24"/>
          <w:shd w:val="clear" w:color="auto" w:fill="FFFFFF"/>
        </w:rPr>
        <w:t>Until now</w:t>
      </w:r>
      <w:r w:rsidR="003416E7">
        <w:rPr>
          <w:rFonts w:ascii="Times New Roman" w:hAnsi="Times New Roman" w:cs="Times New Roman"/>
          <w:color w:val="222222"/>
          <w:sz w:val="24"/>
          <w:szCs w:val="24"/>
          <w:shd w:val="clear" w:color="auto" w:fill="FFFFFF"/>
        </w:rPr>
        <w:t>,</w:t>
      </w:r>
      <w:r w:rsidR="00F36E94">
        <w:rPr>
          <w:rFonts w:ascii="Times New Roman" w:hAnsi="Times New Roman" w:cs="Times New Roman"/>
          <w:color w:val="222222"/>
          <w:sz w:val="24"/>
          <w:szCs w:val="24"/>
          <w:shd w:val="clear" w:color="auto" w:fill="FFFFFF"/>
        </w:rPr>
        <w:t xml:space="preserve"> </w:t>
      </w:r>
      <w:r w:rsidR="006959F8">
        <w:rPr>
          <w:rFonts w:ascii="Times New Roman" w:hAnsi="Times New Roman" w:cs="Times New Roman"/>
          <w:color w:val="222222"/>
          <w:sz w:val="24"/>
          <w:szCs w:val="24"/>
          <w:shd w:val="clear" w:color="auto" w:fill="FFFFFF"/>
        </w:rPr>
        <w:t>x-ray heating studies of low-Z materials</w:t>
      </w:r>
      <w:r w:rsidR="003416E7">
        <w:rPr>
          <w:rFonts w:ascii="Times New Roman" w:hAnsi="Times New Roman" w:cs="Times New Roman"/>
          <w:color w:val="222222"/>
          <w:sz w:val="24"/>
          <w:szCs w:val="24"/>
          <w:shd w:val="clear" w:color="auto" w:fill="FFFFFF"/>
        </w:rPr>
        <w:t>,</w:t>
      </w:r>
      <w:r w:rsidR="006959F8">
        <w:rPr>
          <w:rFonts w:ascii="Times New Roman" w:hAnsi="Times New Roman" w:cs="Times New Roman"/>
          <w:color w:val="222222"/>
          <w:sz w:val="24"/>
          <w:szCs w:val="24"/>
          <w:shd w:val="clear" w:color="auto" w:fill="FFFFFF"/>
        </w:rPr>
        <w:t xml:space="preserve"> such as graphite</w:t>
      </w:r>
      <w:r w:rsidR="003416E7">
        <w:rPr>
          <w:rFonts w:ascii="Times New Roman" w:hAnsi="Times New Roman" w:cs="Times New Roman"/>
          <w:color w:val="222222"/>
          <w:sz w:val="24"/>
          <w:szCs w:val="24"/>
          <w:shd w:val="clear" w:color="auto" w:fill="FFFFFF"/>
        </w:rPr>
        <w:t>,</w:t>
      </w:r>
      <w:r w:rsidR="006959F8">
        <w:rPr>
          <w:rFonts w:ascii="Times New Roman" w:hAnsi="Times New Roman" w:cs="Times New Roman"/>
          <w:color w:val="222222"/>
          <w:sz w:val="24"/>
          <w:szCs w:val="24"/>
          <w:shd w:val="clear" w:color="auto" w:fill="FFFFFF"/>
        </w:rPr>
        <w:t xml:space="preserve"> have </w:t>
      </w:r>
      <w:r w:rsidR="00682A0C">
        <w:rPr>
          <w:rFonts w:ascii="Times New Roman" w:hAnsi="Times New Roman" w:cs="Times New Roman"/>
          <w:color w:val="222222"/>
          <w:sz w:val="24"/>
          <w:szCs w:val="24"/>
          <w:shd w:val="clear" w:color="auto" w:fill="FFFFFF"/>
        </w:rPr>
        <w:t>required</w:t>
      </w:r>
      <w:r w:rsidR="003E2FEE">
        <w:rPr>
          <w:rFonts w:ascii="Times New Roman" w:hAnsi="Times New Roman" w:cs="Times New Roman"/>
          <w:color w:val="222222"/>
          <w:sz w:val="24"/>
          <w:szCs w:val="24"/>
          <w:shd w:val="clear" w:color="auto" w:fill="FFFFFF"/>
        </w:rPr>
        <w:t xml:space="preserve"> </w:t>
      </w:r>
      <w:r w:rsidR="006959F8">
        <w:rPr>
          <w:rFonts w:ascii="Times New Roman" w:hAnsi="Times New Roman" w:cs="Times New Roman"/>
          <w:color w:val="222222"/>
          <w:sz w:val="24"/>
          <w:szCs w:val="24"/>
          <w:shd w:val="clear" w:color="auto" w:fill="FFFFFF"/>
        </w:rPr>
        <w:t>incident photon energies</w:t>
      </w:r>
      <w:r w:rsidR="003416E7">
        <w:rPr>
          <w:rFonts w:ascii="Times New Roman" w:hAnsi="Times New Roman" w:cs="Times New Roman"/>
          <w:color w:val="222222"/>
          <w:sz w:val="24"/>
          <w:szCs w:val="24"/>
          <w:shd w:val="clear" w:color="auto" w:fill="FFFFFF"/>
        </w:rPr>
        <w:t xml:space="preserve"> below 3 </w:t>
      </w:r>
      <w:proofErr w:type="spellStart"/>
      <w:r w:rsidR="003416E7">
        <w:rPr>
          <w:rFonts w:ascii="Times New Roman" w:hAnsi="Times New Roman" w:cs="Times New Roman"/>
          <w:color w:val="222222"/>
          <w:sz w:val="24"/>
          <w:szCs w:val="24"/>
          <w:shd w:val="clear" w:color="auto" w:fill="FFFFFF"/>
        </w:rPr>
        <w:t>keV</w:t>
      </w:r>
      <w:proofErr w:type="spellEnd"/>
      <w:r w:rsidR="006959F8">
        <w:rPr>
          <w:rFonts w:ascii="Times New Roman" w:hAnsi="Times New Roman" w:cs="Times New Roman"/>
          <w:color w:val="222222"/>
          <w:sz w:val="24"/>
          <w:szCs w:val="24"/>
          <w:shd w:val="clear" w:color="auto" w:fill="FFFFFF"/>
        </w:rPr>
        <w:t xml:space="preserve"> </w:t>
      </w:r>
      <w:r w:rsidR="00682A0C">
        <w:rPr>
          <w:rFonts w:ascii="Times New Roman" w:hAnsi="Times New Roman" w:cs="Times New Roman"/>
          <w:color w:val="222222"/>
          <w:sz w:val="24"/>
          <w:szCs w:val="24"/>
          <w:shd w:val="clear" w:color="auto" w:fill="FFFFFF"/>
        </w:rPr>
        <w:t xml:space="preserve">to reach </w:t>
      </w:r>
      <w:r w:rsidR="0025261D">
        <w:rPr>
          <w:rFonts w:ascii="Times New Roman" w:hAnsi="Times New Roman" w:cs="Times New Roman"/>
          <w:color w:val="222222"/>
          <w:sz w:val="24"/>
          <w:szCs w:val="24"/>
          <w:shd w:val="clear" w:color="auto" w:fill="FFFFFF"/>
        </w:rPr>
        <w:t>HED conditions (</w:t>
      </w:r>
      <w:r w:rsidR="00CE78FB">
        <w:rPr>
          <w:rFonts w:ascii="Times New Roman" w:hAnsi="Times New Roman" w:cs="Times New Roman"/>
          <w:color w:val="222222"/>
          <w:sz w:val="24"/>
          <w:szCs w:val="24"/>
          <w:shd w:val="clear" w:color="auto" w:fill="FFFFFF"/>
        </w:rPr>
        <w:t xml:space="preserve">&gt; </w:t>
      </w:r>
      <w:r w:rsidR="0025261D">
        <w:rPr>
          <w:rFonts w:ascii="Times New Roman" w:hAnsi="Times New Roman" w:cs="Times New Roman"/>
          <w:color w:val="222222"/>
          <w:sz w:val="24"/>
          <w:szCs w:val="24"/>
          <w:shd w:val="clear" w:color="auto" w:fill="FFFFFF"/>
        </w:rPr>
        <w:t>~</w:t>
      </w:r>
      <w:r w:rsidR="006959F8">
        <w:rPr>
          <w:rFonts w:ascii="Times New Roman" w:hAnsi="Times New Roman" w:cs="Times New Roman"/>
          <w:color w:val="222222"/>
          <w:sz w:val="24"/>
          <w:szCs w:val="24"/>
          <w:shd w:val="clear" w:color="auto" w:fill="FFFFFF"/>
        </w:rPr>
        <w:t>1 eV temperatures</w:t>
      </w:r>
      <w:r w:rsidR="0025261D">
        <w:rPr>
          <w:rFonts w:ascii="Times New Roman" w:hAnsi="Times New Roman" w:cs="Times New Roman"/>
          <w:color w:val="222222"/>
          <w:sz w:val="24"/>
          <w:szCs w:val="24"/>
          <w:shd w:val="clear" w:color="auto" w:fill="FFFFFF"/>
        </w:rPr>
        <w:t>)</w:t>
      </w:r>
      <w:r w:rsidR="009F7E79">
        <w:rPr>
          <w:rFonts w:ascii="Times New Roman" w:hAnsi="Times New Roman" w:cs="Times New Roman"/>
          <w:color w:val="222222"/>
          <w:sz w:val="24"/>
          <w:szCs w:val="24"/>
          <w:shd w:val="clear" w:color="auto" w:fill="FFFFFF"/>
        </w:rPr>
        <w:t xml:space="preserve"> due to </w:t>
      </w:r>
      <w:r w:rsidR="006A0CD5">
        <w:rPr>
          <w:rFonts w:ascii="Times New Roman" w:hAnsi="Times New Roman" w:cs="Times New Roman"/>
          <w:color w:val="222222"/>
          <w:sz w:val="24"/>
          <w:szCs w:val="24"/>
          <w:shd w:val="clear" w:color="auto" w:fill="FFFFFF"/>
        </w:rPr>
        <w:t xml:space="preserve">these materials’ </w:t>
      </w:r>
      <w:r w:rsidR="00CE78FB">
        <w:rPr>
          <w:rFonts w:ascii="Times New Roman" w:hAnsi="Times New Roman" w:cs="Times New Roman"/>
          <w:color w:val="222222"/>
          <w:sz w:val="24"/>
          <w:szCs w:val="24"/>
          <w:shd w:val="clear" w:color="auto" w:fill="FFFFFF"/>
        </w:rPr>
        <w:lastRenderedPageBreak/>
        <w:t>small</w:t>
      </w:r>
      <w:r w:rsidR="009F7E79">
        <w:rPr>
          <w:rFonts w:ascii="Times New Roman" w:hAnsi="Times New Roman" w:cs="Times New Roman"/>
          <w:color w:val="222222"/>
          <w:sz w:val="24"/>
          <w:szCs w:val="24"/>
          <w:shd w:val="clear" w:color="auto" w:fill="FFFFFF"/>
        </w:rPr>
        <w:t xml:space="preserve"> photoelectric cross sections</w:t>
      </w:r>
      <w:r w:rsidR="006A0CD5">
        <w:rPr>
          <w:rFonts w:ascii="Times New Roman" w:hAnsi="Times New Roman" w:cs="Times New Roman"/>
          <w:color w:val="222222"/>
          <w:sz w:val="24"/>
          <w:szCs w:val="24"/>
          <w:shd w:val="clear" w:color="auto" w:fill="FFFFFF"/>
        </w:rPr>
        <w:t xml:space="preserve"> </w:t>
      </w:r>
      <w:r w:rsidR="0018502C">
        <w:rPr>
          <w:rFonts w:ascii="Times New Roman" w:hAnsi="Times New Roman" w:cs="Times New Roman"/>
          <w:color w:val="222222"/>
          <w:sz w:val="24"/>
          <w:szCs w:val="24"/>
          <w:shd w:val="clear" w:color="auto" w:fill="FFFFFF"/>
        </w:rPr>
        <w:t xml:space="preserve">in the hard X ray (photon energy &gt; 5 </w:t>
      </w:r>
      <w:proofErr w:type="spellStart"/>
      <w:r w:rsidR="0018502C">
        <w:rPr>
          <w:rFonts w:ascii="Times New Roman" w:hAnsi="Times New Roman" w:cs="Times New Roman"/>
          <w:color w:val="222222"/>
          <w:sz w:val="24"/>
          <w:szCs w:val="24"/>
          <w:shd w:val="clear" w:color="auto" w:fill="FFFFFF"/>
        </w:rPr>
        <w:t>keV</w:t>
      </w:r>
      <w:proofErr w:type="spellEnd"/>
      <w:r w:rsidR="0018502C">
        <w:rPr>
          <w:rFonts w:ascii="Times New Roman" w:hAnsi="Times New Roman" w:cs="Times New Roman"/>
          <w:color w:val="222222"/>
          <w:sz w:val="24"/>
          <w:szCs w:val="24"/>
          <w:shd w:val="clear" w:color="auto" w:fill="FFFFFF"/>
        </w:rPr>
        <w:t>) regime</w:t>
      </w:r>
      <w:r w:rsidR="0025261D">
        <w:rPr>
          <w:rFonts w:ascii="Times New Roman" w:hAnsi="Times New Roman" w:cs="Times New Roman"/>
          <w:color w:val="222222"/>
          <w:sz w:val="24"/>
          <w:szCs w:val="24"/>
          <w:shd w:val="clear" w:color="auto" w:fill="FFFFFF"/>
        </w:rPr>
        <w:t>.</w:t>
      </w:r>
      <w:r w:rsidR="009F7E79">
        <w:rPr>
          <w:rFonts w:ascii="Times New Roman" w:hAnsi="Times New Roman" w:cs="Times New Roman"/>
          <w:color w:val="222222"/>
          <w:sz w:val="24"/>
          <w:szCs w:val="24"/>
          <w:shd w:val="clear" w:color="auto" w:fill="FFFFFF"/>
        </w:rPr>
        <w:t xml:space="preserve"> </w:t>
      </w:r>
      <w:r w:rsidR="0025261D">
        <w:rPr>
          <w:rFonts w:ascii="Times New Roman" w:hAnsi="Times New Roman" w:cs="Times New Roman"/>
          <w:color w:val="222222"/>
          <w:sz w:val="24"/>
          <w:szCs w:val="24"/>
          <w:shd w:val="clear" w:color="auto" w:fill="FFFFFF"/>
        </w:rPr>
        <w:t>T</w:t>
      </w:r>
      <w:r w:rsidR="00682A0C">
        <w:rPr>
          <w:rFonts w:ascii="Times New Roman" w:hAnsi="Times New Roman" w:cs="Times New Roman"/>
          <w:color w:val="222222"/>
          <w:sz w:val="24"/>
          <w:szCs w:val="24"/>
          <w:shd w:val="clear" w:color="auto" w:fill="FFFFFF"/>
        </w:rPr>
        <w:t>h</w:t>
      </w:r>
      <w:r w:rsidR="004052AF">
        <w:rPr>
          <w:rFonts w:ascii="Times New Roman" w:hAnsi="Times New Roman" w:cs="Times New Roman"/>
          <w:color w:val="222222"/>
          <w:sz w:val="24"/>
          <w:szCs w:val="24"/>
          <w:shd w:val="clear" w:color="auto" w:fill="FFFFFF"/>
        </w:rPr>
        <w:t xml:space="preserve">is restriction </w:t>
      </w:r>
      <w:r w:rsidR="00A70E48">
        <w:rPr>
          <w:rFonts w:ascii="Times New Roman" w:hAnsi="Times New Roman" w:cs="Times New Roman"/>
          <w:color w:val="222222"/>
          <w:sz w:val="24"/>
          <w:szCs w:val="24"/>
          <w:shd w:val="clear" w:color="auto" w:fill="FFFFFF"/>
        </w:rPr>
        <w:t>limits</w:t>
      </w:r>
      <w:r w:rsidR="004052AF">
        <w:rPr>
          <w:rFonts w:ascii="Times New Roman" w:hAnsi="Times New Roman" w:cs="Times New Roman"/>
          <w:color w:val="222222"/>
          <w:sz w:val="24"/>
          <w:szCs w:val="24"/>
          <w:shd w:val="clear" w:color="auto" w:fill="FFFFFF"/>
        </w:rPr>
        <w:t xml:space="preserve"> the </w:t>
      </w:r>
      <w:proofErr w:type="spellStart"/>
      <w:r w:rsidR="00567EF8">
        <w:rPr>
          <w:rFonts w:ascii="Times New Roman" w:hAnsi="Times New Roman" w:cs="Times New Roman"/>
          <w:color w:val="222222"/>
          <w:sz w:val="24"/>
          <w:szCs w:val="24"/>
          <w:shd w:val="clear" w:color="auto" w:fill="FFFFFF"/>
        </w:rPr>
        <w:t>kinematically</w:t>
      </w:r>
      <w:proofErr w:type="spellEnd"/>
      <w:r w:rsidR="00567EF8">
        <w:rPr>
          <w:rFonts w:ascii="Times New Roman" w:hAnsi="Times New Roman" w:cs="Times New Roman"/>
          <w:color w:val="222222"/>
          <w:sz w:val="24"/>
          <w:szCs w:val="24"/>
          <w:shd w:val="clear" w:color="auto" w:fill="FFFFFF"/>
        </w:rPr>
        <w:t xml:space="preserve"> accessible </w:t>
      </w:r>
      <w:r w:rsidR="004052AF">
        <w:rPr>
          <w:rFonts w:ascii="Times New Roman" w:hAnsi="Times New Roman" w:cs="Times New Roman"/>
          <w:color w:val="222222"/>
          <w:sz w:val="24"/>
          <w:szCs w:val="24"/>
          <w:shd w:val="clear" w:color="auto" w:fill="FFFFFF"/>
        </w:rPr>
        <w:t xml:space="preserve">range </w:t>
      </w:r>
      <w:r w:rsidR="00A70E48">
        <w:rPr>
          <w:rFonts w:ascii="Times New Roman" w:hAnsi="Times New Roman" w:cs="Times New Roman"/>
          <w:color w:val="222222"/>
          <w:sz w:val="24"/>
          <w:szCs w:val="24"/>
          <w:shd w:val="clear" w:color="auto" w:fill="FFFFFF"/>
        </w:rPr>
        <w:t xml:space="preserve">of momentum transfers in XRD, which correspondingly reduces </w:t>
      </w:r>
      <w:ins w:id="60" w:author="Oliver R. Hoidn" w:date="2017-04-13T14:04:00Z">
        <w:r w:rsidR="00C50FFA">
          <w:rPr>
            <w:rFonts w:ascii="Times New Roman" w:hAnsi="Times New Roman" w:cs="Times New Roman"/>
            <w:color w:val="222222"/>
            <w:sz w:val="24"/>
            <w:szCs w:val="24"/>
            <w:shd w:val="clear" w:color="auto" w:fill="FFFFFF"/>
          </w:rPr>
          <w:t xml:space="preserve">available information on </w:t>
        </w:r>
      </w:ins>
      <w:r w:rsidR="00A70E48">
        <w:rPr>
          <w:rFonts w:ascii="Times New Roman" w:hAnsi="Times New Roman" w:cs="Times New Roman"/>
          <w:color w:val="222222"/>
          <w:sz w:val="24"/>
          <w:szCs w:val="24"/>
          <w:shd w:val="clear" w:color="auto" w:fill="FFFFFF"/>
        </w:rPr>
        <w:t xml:space="preserve">real-space charge density. </w:t>
      </w:r>
    </w:p>
    <w:p w14:paraId="05D66512" w14:textId="523E5AF4" w:rsidR="00CE78FB" w:rsidRDefault="00A70E48"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This creates</w:t>
      </w:r>
      <w:r w:rsidR="00682A0C">
        <w:rPr>
          <w:rFonts w:ascii="Times New Roman" w:hAnsi="Times New Roman" w:cs="Times New Roman"/>
          <w:color w:val="222222"/>
          <w:sz w:val="24"/>
          <w:szCs w:val="24"/>
          <w:shd w:val="clear" w:color="auto" w:fill="FFFFFF"/>
        </w:rPr>
        <w:t xml:space="preserve"> an </w:t>
      </w:r>
      <w:r w:rsidR="003709D5">
        <w:rPr>
          <w:rFonts w:ascii="Times New Roman" w:hAnsi="Times New Roman" w:cs="Times New Roman"/>
          <w:color w:val="222222"/>
          <w:sz w:val="24"/>
          <w:szCs w:val="24"/>
          <w:shd w:val="clear" w:color="auto" w:fill="FFFFFF"/>
        </w:rPr>
        <w:t xml:space="preserve">experimental </w:t>
      </w:r>
      <w:r w:rsidR="002D0975">
        <w:rPr>
          <w:rFonts w:ascii="Times New Roman" w:hAnsi="Times New Roman" w:cs="Times New Roman"/>
          <w:color w:val="222222"/>
          <w:sz w:val="24"/>
          <w:szCs w:val="24"/>
          <w:shd w:val="clear" w:color="auto" w:fill="FFFFFF"/>
        </w:rPr>
        <w:t>dilemma</w:t>
      </w:r>
      <w:r w:rsidR="003709D5">
        <w:rPr>
          <w:rFonts w:ascii="Times New Roman" w:hAnsi="Times New Roman" w:cs="Times New Roman"/>
          <w:color w:val="222222"/>
          <w:sz w:val="24"/>
          <w:szCs w:val="24"/>
          <w:shd w:val="clear" w:color="auto" w:fill="FFFFFF"/>
        </w:rPr>
        <w:t xml:space="preserve"> </w:t>
      </w:r>
      <w:r w:rsidR="00682A0C">
        <w:rPr>
          <w:rFonts w:ascii="Times New Roman" w:hAnsi="Times New Roman" w:cs="Times New Roman"/>
          <w:color w:val="222222"/>
          <w:sz w:val="24"/>
          <w:szCs w:val="24"/>
          <w:shd w:val="clear" w:color="auto" w:fill="FFFFFF"/>
        </w:rPr>
        <w:t>with scientific consequences</w:t>
      </w:r>
      <w:r w:rsidR="003709D5">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For</w:t>
      </w:r>
      <w:r w:rsidR="003709D5">
        <w:rPr>
          <w:rFonts w:ascii="Times New Roman" w:hAnsi="Times New Roman" w:cs="Times New Roman"/>
          <w:color w:val="222222"/>
          <w:sz w:val="24"/>
          <w:szCs w:val="24"/>
          <w:shd w:val="clear" w:color="auto" w:fill="FFFFFF"/>
        </w:rPr>
        <w:t xml:space="preserve"> example, </w:t>
      </w:r>
      <w:proofErr w:type="spellStart"/>
      <w:r w:rsidR="003709D5">
        <w:rPr>
          <w:rFonts w:ascii="Times New Roman" w:hAnsi="Times New Roman" w:cs="Times New Roman"/>
          <w:color w:val="222222"/>
          <w:sz w:val="24"/>
          <w:szCs w:val="24"/>
          <w:shd w:val="clear" w:color="auto" w:fill="FFFFFF"/>
        </w:rPr>
        <w:t>Hau</w:t>
      </w:r>
      <w:r w:rsidR="00F11665">
        <w:rPr>
          <w:rFonts w:ascii="Times New Roman" w:hAnsi="Times New Roman" w:cs="Times New Roman"/>
          <w:color w:val="222222"/>
          <w:sz w:val="24"/>
          <w:szCs w:val="24"/>
          <w:shd w:val="clear" w:color="auto" w:fill="FFFFFF"/>
        </w:rPr>
        <w:t>-</w:t>
      </w:r>
      <w:r w:rsidR="003709D5">
        <w:rPr>
          <w:rFonts w:ascii="Times New Roman" w:hAnsi="Times New Roman" w:cs="Times New Roman"/>
          <w:color w:val="222222"/>
          <w:sz w:val="24"/>
          <w:szCs w:val="24"/>
          <w:shd w:val="clear" w:color="auto" w:fill="FFFFFF"/>
        </w:rPr>
        <w:t>Riege</w:t>
      </w:r>
      <w:proofErr w:type="spellEnd"/>
      <w:r w:rsidR="003709D5">
        <w:rPr>
          <w:rFonts w:ascii="Times New Roman" w:hAnsi="Times New Roman" w:cs="Times New Roman"/>
          <w:color w:val="222222"/>
          <w:sz w:val="24"/>
          <w:szCs w:val="24"/>
          <w:shd w:val="clear" w:color="auto" w:fill="FFFFFF"/>
        </w:rPr>
        <w:t xml:space="preserve"> et al.</w:t>
      </w:r>
      <w:r w:rsidR="00FB3CBE">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&lt;EndNote&gt;&lt;Cite&gt;&lt;Author&gt;Hau-Riege&lt;/Author&gt;&lt;Year&gt;2012&lt;/Year&gt;&lt;RecNum&gt;22&lt;/RecNum&gt;&lt;DisplayText&gt;[39]&lt;/DisplayText&gt;&lt;record&gt;&lt;rec-number&gt;22&lt;/rec-number&gt;&lt;foreign-keys&gt;&lt;key app="EN" db-id="t9s9se0t6vp9pvez5ecvs9dn5tzwddxpfzsa" timestamp="0"&gt;22&lt;/key&gt;&lt;/foreign-keys&gt;&lt;ref-type name="Journal Article"&gt;17&lt;/ref-type&gt;&lt;contributors&gt;&lt;authors&gt;&lt;author&gt;Hau-Riege, S. P.&lt;/author&gt;&lt;author&gt;Graf, A.&lt;/author&gt;&lt;author&gt;Döppner, T.&lt;/author&gt;&lt;author&gt;London, R. A.&lt;/author&gt;&lt;author&gt;Krzywinski, J.&lt;/author&gt;&lt;author&gt;Fortmann, C.&lt;/author&gt;&lt;author&gt;Glenzer, S. H.&lt;/author&gt;&lt;author&gt;Frank, M.&lt;/author&gt;&lt;author&gt;Sokolowski-Tinten, K.&lt;/author&gt;&lt;author&gt;Messerschmidt, M.&lt;/author&gt;&lt;author&gt;Bostedt, C.&lt;/author&gt;&lt;author&gt;Schorb, S.&lt;/author&gt;&lt;author&gt;Bradley, J. A.&lt;/author&gt;&lt;author&gt;Lutman, A.&lt;/author&gt;&lt;author&gt;Rolles, D.&lt;/author&gt;&lt;author&gt;Rudenko, A.&lt;/author&gt;&lt;author&gt;Rudek, B.&lt;/author&gt;&lt;/authors&gt;&lt;/contributors&gt;&lt;titles&gt;&lt;title&gt;Ultrafast Transitions from Solid to Liquid and Plasma States of Graphite Induced by X-Ray Free-Electron Laser Pulses&lt;/title&gt;&lt;secondary-title&gt;Physical Review Letters&lt;/secondary-title&gt;&lt;/titles&gt;&lt;pages&gt;217402&lt;/pages&gt;&lt;volume&gt;108&lt;/volume&gt;&lt;number&gt;21&lt;/number&gt;&lt;dates&gt;&lt;year&gt;2012&lt;/year&gt;&lt;pub-dates&gt;&lt;date&gt;05/23/&lt;/date&gt;&lt;/pub-dates&gt;&lt;/dates&gt;&lt;publisher&gt;American Physical Society&lt;/publisher&gt;&lt;urls&gt;&lt;related-urls&gt;&lt;url&gt;http://link.aps.org/doi/10.1103/PhysRevLett.108.217402&lt;/url&gt;&lt;/related-urls&gt;&lt;/urls&gt;&lt;/record&gt;&lt;/Cite&gt;&lt;/EndNote&gt;</w:instrText>
      </w:r>
      <w:r w:rsidR="00FB3CB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[39]</w:t>
      </w:r>
      <w:r w:rsidR="00FB3CBE">
        <w:rPr>
          <w:rFonts w:ascii="Times New Roman" w:hAnsi="Times New Roman" w:cs="Times New Roman"/>
          <w:color w:val="222222"/>
          <w:sz w:val="24"/>
          <w:szCs w:val="24"/>
          <w:shd w:val="clear" w:color="auto" w:fill="FFFFFF"/>
        </w:rPr>
        <w:fldChar w:fldCharType="end"/>
      </w:r>
      <w:r w:rsidR="003709D5">
        <w:rPr>
          <w:rFonts w:ascii="Times New Roman" w:hAnsi="Times New Roman" w:cs="Times New Roman"/>
          <w:color w:val="222222"/>
          <w:sz w:val="24"/>
          <w:szCs w:val="24"/>
          <w:shd w:val="clear" w:color="auto" w:fill="FFFFFF"/>
        </w:rPr>
        <w:t xml:space="preserve"> </w:t>
      </w:r>
      <w:proofErr w:type="gramStart"/>
      <w:r w:rsidR="00A346F3">
        <w:rPr>
          <w:rFonts w:ascii="Times New Roman" w:hAnsi="Times New Roman" w:cs="Times New Roman"/>
          <w:color w:val="222222"/>
          <w:sz w:val="24"/>
          <w:szCs w:val="24"/>
          <w:shd w:val="clear" w:color="auto" w:fill="FFFFFF"/>
        </w:rPr>
        <w:t>showed</w:t>
      </w:r>
      <w:proofErr w:type="gramEnd"/>
      <w:r w:rsidR="00A346F3">
        <w:rPr>
          <w:rFonts w:ascii="Times New Roman" w:hAnsi="Times New Roman" w:cs="Times New Roman"/>
          <w:color w:val="222222"/>
          <w:sz w:val="24"/>
          <w:szCs w:val="24"/>
          <w:shd w:val="clear" w:color="auto" w:fill="FFFFFF"/>
        </w:rPr>
        <w:t xml:space="preserve"> evidence </w:t>
      </w:r>
      <w:r w:rsidR="003709D5">
        <w:rPr>
          <w:rFonts w:ascii="Times New Roman" w:hAnsi="Times New Roman" w:cs="Times New Roman"/>
          <w:color w:val="222222"/>
          <w:sz w:val="24"/>
          <w:szCs w:val="24"/>
          <w:shd w:val="clear" w:color="auto" w:fill="FFFFFF"/>
        </w:rPr>
        <w:t>for</w:t>
      </w:r>
      <w:r w:rsidR="002A6115">
        <w:rPr>
          <w:rFonts w:ascii="Times New Roman" w:hAnsi="Times New Roman" w:cs="Times New Roman"/>
          <w:color w:val="222222"/>
          <w:sz w:val="24"/>
          <w:szCs w:val="24"/>
          <w:shd w:val="clear" w:color="auto" w:fill="FFFFFF"/>
        </w:rPr>
        <w:t xml:space="preserve"> ultrafast melting</w:t>
      </w:r>
      <w:r w:rsidR="00516A63">
        <w:rPr>
          <w:rFonts w:ascii="Times New Roman" w:hAnsi="Times New Roman" w:cs="Times New Roman"/>
          <w:color w:val="222222"/>
          <w:sz w:val="24"/>
          <w:szCs w:val="24"/>
          <w:shd w:val="clear" w:color="auto" w:fill="FFFFFF"/>
        </w:rPr>
        <w:t xml:space="preserve"> </w:t>
      </w:r>
      <w:r w:rsidR="002D0975">
        <w:rPr>
          <w:rFonts w:ascii="Times New Roman" w:hAnsi="Times New Roman" w:cs="Times New Roman"/>
          <w:color w:val="222222"/>
          <w:sz w:val="24"/>
          <w:szCs w:val="24"/>
          <w:shd w:val="clear" w:color="auto" w:fill="FFFFFF"/>
        </w:rPr>
        <w:t xml:space="preserve">of graphite </w:t>
      </w:r>
      <w:r w:rsidR="002A6115">
        <w:rPr>
          <w:rFonts w:ascii="Times New Roman" w:hAnsi="Times New Roman" w:cs="Times New Roman"/>
          <w:color w:val="222222"/>
          <w:sz w:val="24"/>
          <w:szCs w:val="24"/>
          <w:shd w:val="clear" w:color="auto" w:fill="FFFFFF"/>
        </w:rPr>
        <w:t xml:space="preserve">during </w:t>
      </w:r>
      <w:r w:rsidR="00516A63">
        <w:rPr>
          <w:rFonts w:ascii="Times New Roman" w:hAnsi="Times New Roman" w:cs="Times New Roman"/>
          <w:color w:val="222222"/>
          <w:sz w:val="24"/>
          <w:szCs w:val="24"/>
          <w:shd w:val="clear" w:color="auto" w:fill="FFFFFF"/>
        </w:rPr>
        <w:t>a 40 fs</w:t>
      </w:r>
      <w:r w:rsidR="002A6115">
        <w:rPr>
          <w:rFonts w:ascii="Times New Roman" w:hAnsi="Times New Roman" w:cs="Times New Roman"/>
          <w:color w:val="222222"/>
          <w:sz w:val="24"/>
          <w:szCs w:val="24"/>
          <w:shd w:val="clear" w:color="auto" w:fill="FFFFFF"/>
        </w:rPr>
        <w:t>-long XFEL pulse</w:t>
      </w:r>
      <w:r w:rsidR="00516A63">
        <w:rPr>
          <w:rFonts w:ascii="Times New Roman" w:hAnsi="Times New Roman" w:cs="Times New Roman"/>
          <w:color w:val="222222"/>
          <w:sz w:val="24"/>
          <w:szCs w:val="24"/>
          <w:shd w:val="clear" w:color="auto" w:fill="FFFFFF"/>
        </w:rPr>
        <w:t xml:space="preserve"> but </w:t>
      </w:r>
      <w:r w:rsidR="00E13CE4">
        <w:rPr>
          <w:rFonts w:ascii="Times New Roman" w:hAnsi="Times New Roman" w:cs="Times New Roman"/>
          <w:color w:val="222222"/>
          <w:sz w:val="24"/>
          <w:szCs w:val="24"/>
          <w:shd w:val="clear" w:color="auto" w:fill="FFFFFF"/>
        </w:rPr>
        <w:t xml:space="preserve">were </w:t>
      </w:r>
      <w:r w:rsidR="00E90243">
        <w:rPr>
          <w:rFonts w:ascii="Times New Roman" w:hAnsi="Times New Roman" w:cs="Times New Roman"/>
          <w:color w:val="222222"/>
          <w:sz w:val="24"/>
          <w:szCs w:val="24"/>
          <w:shd w:val="clear" w:color="auto" w:fill="FFFFFF"/>
        </w:rPr>
        <w:t>limited</w:t>
      </w:r>
      <w:r w:rsidR="004F2D89">
        <w:rPr>
          <w:rFonts w:ascii="Times New Roman" w:hAnsi="Times New Roman" w:cs="Times New Roman"/>
          <w:color w:val="222222"/>
          <w:sz w:val="24"/>
          <w:szCs w:val="24"/>
          <w:shd w:val="clear" w:color="auto" w:fill="FFFFFF"/>
        </w:rPr>
        <w:t>, for the reason</w:t>
      </w:r>
      <w:r w:rsidR="003709D5">
        <w:rPr>
          <w:rFonts w:ascii="Times New Roman" w:hAnsi="Times New Roman" w:cs="Times New Roman"/>
          <w:color w:val="222222"/>
          <w:sz w:val="24"/>
          <w:szCs w:val="24"/>
          <w:shd w:val="clear" w:color="auto" w:fill="FFFFFF"/>
        </w:rPr>
        <w:t xml:space="preserve"> described</w:t>
      </w:r>
      <w:r w:rsidR="00F11665">
        <w:rPr>
          <w:rFonts w:ascii="Times New Roman" w:hAnsi="Times New Roman" w:cs="Times New Roman"/>
          <w:color w:val="222222"/>
          <w:sz w:val="24"/>
          <w:szCs w:val="24"/>
          <w:shd w:val="clear" w:color="auto" w:fill="FFFFFF"/>
        </w:rPr>
        <w:t xml:space="preserve"> above</w:t>
      </w:r>
      <w:r w:rsidR="004F2D89">
        <w:rPr>
          <w:rFonts w:ascii="Times New Roman" w:hAnsi="Times New Roman" w:cs="Times New Roman"/>
          <w:color w:val="222222"/>
          <w:sz w:val="24"/>
          <w:szCs w:val="24"/>
          <w:shd w:val="clear" w:color="auto" w:fill="FFFFFF"/>
        </w:rPr>
        <w:t>,</w:t>
      </w:r>
      <w:r w:rsidR="00E90243">
        <w:rPr>
          <w:rFonts w:ascii="Times New Roman" w:hAnsi="Times New Roman" w:cs="Times New Roman"/>
          <w:color w:val="222222"/>
          <w:sz w:val="24"/>
          <w:szCs w:val="24"/>
          <w:shd w:val="clear" w:color="auto" w:fill="FFFFFF"/>
        </w:rPr>
        <w:t xml:space="preserve"> </w:t>
      </w:r>
      <w:r w:rsidR="00DB3FE2">
        <w:rPr>
          <w:rFonts w:ascii="Times New Roman" w:hAnsi="Times New Roman" w:cs="Times New Roman"/>
          <w:color w:val="222222"/>
          <w:sz w:val="24"/>
          <w:szCs w:val="24"/>
          <w:shd w:val="clear" w:color="auto" w:fill="FFFFFF"/>
        </w:rPr>
        <w:t>to using</w:t>
      </w:r>
      <w:r w:rsidR="00FB3CBE">
        <w:rPr>
          <w:rFonts w:ascii="Times New Roman" w:hAnsi="Times New Roman" w:cs="Times New Roman"/>
          <w:color w:val="222222"/>
          <w:sz w:val="24"/>
          <w:szCs w:val="24"/>
          <w:shd w:val="clear" w:color="auto" w:fill="FFFFFF"/>
        </w:rPr>
        <w:t xml:space="preserve"> 2 </w:t>
      </w:r>
      <w:proofErr w:type="spellStart"/>
      <w:r w:rsidR="00FB3CBE">
        <w:rPr>
          <w:rFonts w:ascii="Times New Roman" w:hAnsi="Times New Roman" w:cs="Times New Roman"/>
          <w:color w:val="222222"/>
          <w:sz w:val="24"/>
          <w:szCs w:val="24"/>
          <w:shd w:val="clear" w:color="auto" w:fill="FFFFFF"/>
        </w:rPr>
        <w:t>keV</w:t>
      </w:r>
      <w:proofErr w:type="spellEnd"/>
      <w:r w:rsidR="00FB3CBE">
        <w:rPr>
          <w:rFonts w:ascii="Times New Roman" w:hAnsi="Times New Roman" w:cs="Times New Roman"/>
          <w:color w:val="222222"/>
          <w:sz w:val="24"/>
          <w:szCs w:val="24"/>
          <w:shd w:val="clear" w:color="auto" w:fill="FFFFFF"/>
        </w:rPr>
        <w:t xml:space="preserve"> incident photons</w:t>
      </w:r>
      <w:r w:rsidR="00C50FFA">
        <w:rPr>
          <w:rFonts w:ascii="Times New Roman" w:hAnsi="Times New Roman" w:cs="Times New Roman"/>
          <w:color w:val="222222"/>
          <w:sz w:val="24"/>
          <w:szCs w:val="24"/>
          <w:shd w:val="clear" w:color="auto" w:fill="FFFFFF"/>
        </w:rPr>
        <w:t>,</w:t>
      </w:r>
      <w:r w:rsidR="00E90243">
        <w:rPr>
          <w:rFonts w:ascii="Times New Roman" w:hAnsi="Times New Roman" w:cs="Times New Roman"/>
          <w:color w:val="222222"/>
          <w:sz w:val="24"/>
          <w:szCs w:val="24"/>
          <w:shd w:val="clear" w:color="auto" w:fill="FFFFFF"/>
        </w:rPr>
        <w:t xml:space="preserve"> </w:t>
      </w:r>
      <w:r w:rsidR="003416E7">
        <w:rPr>
          <w:rFonts w:ascii="Times New Roman" w:hAnsi="Times New Roman" w:cs="Times New Roman"/>
          <w:color w:val="222222"/>
          <w:sz w:val="24"/>
          <w:szCs w:val="24"/>
          <w:shd w:val="clear" w:color="auto" w:fill="FFFFFF"/>
        </w:rPr>
        <w:t xml:space="preserve">yielding </w:t>
      </w:r>
      <w:r w:rsidR="00E90243">
        <w:rPr>
          <w:rFonts w:ascii="Times New Roman" w:hAnsi="Times New Roman" w:cs="Times New Roman"/>
          <w:color w:val="222222"/>
          <w:sz w:val="24"/>
          <w:szCs w:val="24"/>
          <w:shd w:val="clear" w:color="auto" w:fill="FFFFFF"/>
        </w:rPr>
        <w:t xml:space="preserve">diffraction from </w:t>
      </w:r>
      <w:r w:rsidR="00DB3FE2">
        <w:rPr>
          <w:rFonts w:ascii="Times New Roman" w:hAnsi="Times New Roman" w:cs="Times New Roman"/>
          <w:color w:val="222222"/>
          <w:sz w:val="24"/>
          <w:szCs w:val="24"/>
          <w:shd w:val="clear" w:color="auto" w:fill="FFFFFF"/>
        </w:rPr>
        <w:t xml:space="preserve">only </w:t>
      </w:r>
      <w:r w:rsidR="00E90243">
        <w:rPr>
          <w:rFonts w:ascii="Times New Roman" w:hAnsi="Times New Roman" w:cs="Times New Roman"/>
          <w:color w:val="222222"/>
          <w:sz w:val="24"/>
          <w:szCs w:val="24"/>
          <w:shd w:val="clear" w:color="auto" w:fill="FFFFFF"/>
        </w:rPr>
        <w:t>the</w:t>
      </w:r>
      <w:r w:rsidR="00DB3FE2">
        <w:rPr>
          <w:rFonts w:ascii="Times New Roman" w:hAnsi="Times New Roman" w:cs="Times New Roman"/>
          <w:color w:val="222222"/>
          <w:sz w:val="24"/>
          <w:szCs w:val="24"/>
          <w:shd w:val="clear" w:color="auto" w:fill="FFFFFF"/>
        </w:rPr>
        <w:t xml:space="preserve"> </w:t>
      </w:r>
      <w:r w:rsidR="00E90243">
        <w:rPr>
          <w:rFonts w:ascii="Times New Roman" w:hAnsi="Times New Roman" w:cs="Times New Roman"/>
          <w:color w:val="222222"/>
          <w:sz w:val="24"/>
          <w:szCs w:val="24"/>
          <w:shd w:val="clear" w:color="auto" w:fill="FFFFFF"/>
        </w:rPr>
        <w:t>002 Bragg reflection</w:t>
      </w:r>
      <w:r w:rsidR="00DB3FE2">
        <w:rPr>
          <w:rFonts w:ascii="Times New Roman" w:hAnsi="Times New Roman" w:cs="Times New Roman"/>
          <w:color w:val="222222"/>
          <w:sz w:val="24"/>
          <w:szCs w:val="24"/>
          <w:shd w:val="clear" w:color="auto" w:fill="FFFFFF"/>
        </w:rPr>
        <w:t xml:space="preserve"> of graphite</w:t>
      </w:r>
      <w:r w:rsidR="00E90243">
        <w:rPr>
          <w:rFonts w:ascii="Times New Roman" w:hAnsi="Times New Roman" w:cs="Times New Roman"/>
          <w:color w:val="222222"/>
          <w:sz w:val="24"/>
          <w:szCs w:val="24"/>
          <w:shd w:val="clear" w:color="auto" w:fill="FFFFFF"/>
        </w:rPr>
        <w:t xml:space="preserve">. The authors interpreted quenching upon heating </w:t>
      </w:r>
      <w:r w:rsidR="00DB3FE2">
        <w:rPr>
          <w:rFonts w:ascii="Times New Roman" w:hAnsi="Times New Roman" w:cs="Times New Roman"/>
          <w:color w:val="222222"/>
          <w:sz w:val="24"/>
          <w:szCs w:val="24"/>
          <w:shd w:val="clear" w:color="auto" w:fill="FFFFFF"/>
        </w:rPr>
        <w:t xml:space="preserve">of the 002 peak </w:t>
      </w:r>
      <w:r w:rsidR="00E90243">
        <w:rPr>
          <w:rFonts w:ascii="Times New Roman" w:hAnsi="Times New Roman" w:cs="Times New Roman"/>
          <w:color w:val="222222"/>
          <w:sz w:val="24"/>
          <w:szCs w:val="24"/>
          <w:shd w:val="clear" w:color="auto" w:fill="FFFFFF"/>
        </w:rPr>
        <w:t xml:space="preserve">as evidence of </w:t>
      </w:r>
      <w:proofErr w:type="spellStart"/>
      <w:r w:rsidR="00E90243">
        <w:rPr>
          <w:rFonts w:ascii="Times New Roman" w:hAnsi="Times New Roman" w:cs="Times New Roman"/>
          <w:color w:val="222222"/>
          <w:sz w:val="24"/>
          <w:szCs w:val="24"/>
          <w:shd w:val="clear" w:color="auto" w:fill="FFFFFF"/>
        </w:rPr>
        <w:t>nonthermal</w:t>
      </w:r>
      <w:proofErr w:type="spellEnd"/>
      <w:r w:rsidR="008922B0">
        <w:rPr>
          <w:rFonts w:ascii="Times New Roman" w:hAnsi="Times New Roman" w:cs="Times New Roman"/>
          <w:color w:val="222222"/>
          <w:sz w:val="24"/>
          <w:szCs w:val="24"/>
          <w:shd w:val="clear" w:color="auto" w:fill="FFFFFF"/>
        </w:rPr>
        <w:t xml:space="preserve"> lattice</w:t>
      </w:r>
      <w:r w:rsidR="00E90243">
        <w:rPr>
          <w:rFonts w:ascii="Times New Roman" w:hAnsi="Times New Roman" w:cs="Times New Roman"/>
          <w:color w:val="222222"/>
          <w:sz w:val="24"/>
          <w:szCs w:val="24"/>
          <w:shd w:val="clear" w:color="auto" w:fill="FFFFFF"/>
        </w:rPr>
        <w:t xml:space="preserve"> melting</w:t>
      </w:r>
      <w:r w:rsidR="00DB3FE2">
        <w:rPr>
          <w:rFonts w:ascii="Times New Roman" w:hAnsi="Times New Roman" w:cs="Times New Roman"/>
          <w:color w:val="222222"/>
          <w:sz w:val="24"/>
          <w:szCs w:val="24"/>
          <w:shd w:val="clear" w:color="auto" w:fill="FFFFFF"/>
        </w:rPr>
        <w:t>.</w:t>
      </w:r>
      <w:r w:rsidR="00E90243">
        <w:rPr>
          <w:rFonts w:ascii="Times New Roman" w:hAnsi="Times New Roman" w:cs="Times New Roman"/>
          <w:color w:val="222222"/>
          <w:sz w:val="24"/>
          <w:szCs w:val="24"/>
          <w:shd w:val="clear" w:color="auto" w:fill="FFFFFF"/>
        </w:rPr>
        <w:t xml:space="preserve"> </w:t>
      </w:r>
      <w:r w:rsidR="00DB3FE2">
        <w:rPr>
          <w:rFonts w:ascii="Times New Roman" w:hAnsi="Times New Roman" w:cs="Times New Roman"/>
          <w:color w:val="222222"/>
          <w:sz w:val="24"/>
          <w:szCs w:val="24"/>
          <w:shd w:val="clear" w:color="auto" w:fill="FFFFFF"/>
        </w:rPr>
        <w:t>H</w:t>
      </w:r>
      <w:r w:rsidR="00E90243">
        <w:rPr>
          <w:rFonts w:ascii="Times New Roman" w:hAnsi="Times New Roman" w:cs="Times New Roman"/>
          <w:color w:val="222222"/>
          <w:sz w:val="24"/>
          <w:szCs w:val="24"/>
          <w:shd w:val="clear" w:color="auto" w:fill="FFFFFF"/>
        </w:rPr>
        <w:t xml:space="preserve">owever, </w:t>
      </w:r>
      <w:proofErr w:type="spellStart"/>
      <w:r w:rsidR="00E90243">
        <w:rPr>
          <w:rFonts w:ascii="Times New Roman" w:hAnsi="Times New Roman" w:cs="Times New Roman"/>
          <w:color w:val="222222"/>
          <w:sz w:val="24"/>
          <w:szCs w:val="24"/>
          <w:shd w:val="clear" w:color="auto" w:fill="FFFFFF"/>
        </w:rPr>
        <w:t>Valenza</w:t>
      </w:r>
      <w:proofErr w:type="spellEnd"/>
      <w:r w:rsidR="00E90243">
        <w:rPr>
          <w:rFonts w:ascii="Times New Roman" w:hAnsi="Times New Roman" w:cs="Times New Roman"/>
          <w:color w:val="222222"/>
          <w:sz w:val="24"/>
          <w:szCs w:val="24"/>
          <w:shd w:val="clear" w:color="auto" w:fill="FFFFFF"/>
        </w:rPr>
        <w:t xml:space="preserve"> </w:t>
      </w:r>
      <w:r w:rsidR="00E90243" w:rsidRPr="00C50FFA">
        <w:rPr>
          <w:rFonts w:ascii="Times New Roman" w:hAnsi="Times New Roman" w:cs="Times New Roman"/>
          <w:i/>
          <w:color w:val="222222"/>
          <w:sz w:val="24"/>
          <w:szCs w:val="24"/>
          <w:shd w:val="clear" w:color="auto" w:fill="FFFFFF"/>
          <w:rPrChange w:id="61" w:author="Oliver R. Hoidn" w:date="2017-04-13T14:06:00Z">
            <w:rPr>
              <w:rFonts w:ascii="Times New Roman" w:hAnsi="Times New Roman" w:cs="Times New Roman"/>
              <w:color w:val="222222"/>
              <w:sz w:val="24"/>
              <w:szCs w:val="24"/>
              <w:shd w:val="clear" w:color="auto" w:fill="FFFFFF"/>
            </w:rPr>
          </w:rPrChange>
        </w:rPr>
        <w:t>et al.</w:t>
      </w:r>
      <w:r w:rsidR="00FB3CBE">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&lt;EndNote&gt;&lt;Cite&gt;&lt;Author&gt;Valenza&lt;/Author&gt;&lt;Year&gt;2016&lt;/Year&gt;&lt;RecNum&gt;5&lt;/RecNum&gt;&lt;DisplayText&gt;[12]&lt;/DisplayText&gt;&lt;record&gt;&lt;rec-number&gt;5&lt;/rec-number&gt;&lt;foreign-keys&gt;&lt;key app="EN" db-id="t9s9se0t6vp9pvez5ecvs9dn5tzwddxpfzsa" timestamp="0"&gt;5&lt;/key&gt;&lt;/foreign-keys&gt;&lt;ref-type name="Journal Article"&gt;17&lt;/ref-type&gt;&lt;contributors&gt;&lt;authors&gt;&lt;author&gt;Valenza, Ryan A.&lt;/author&gt;&lt;author&gt;Seidler, Gerald T.&lt;/author&gt;&lt;/authors&gt;&lt;/contributors&gt;&lt;titles&gt;&lt;title&gt;Warm dense crystallography&lt;/title&gt;&lt;secondary-title&gt;Physical Review B&lt;/secondary-title&gt;&lt;/titles&gt;&lt;pages&gt;115135&lt;/pages&gt;&lt;volume&gt;93&lt;/volume&gt;&lt;number&gt;11&lt;/number&gt;&lt;dates&gt;&lt;year&gt;2016&lt;/year&gt;&lt;pub-dates&gt;&lt;date&gt;03/21/&lt;/date&gt;&lt;/pub-dates&gt;&lt;/dates&gt;&lt;publisher&gt;American Physical Society&lt;/publisher&gt;&lt;urls&gt;&lt;related-urls&gt;&lt;url&gt;http://link.aps.org/doi/10.1103/PhysRevB.93.115135&lt;/url&gt;&lt;/related-urls&gt;&lt;/urls&gt;&lt;/record&gt;&lt;/Cite&gt;&lt;/EndNote&gt;</w:instrText>
      </w:r>
      <w:r w:rsidR="00FB3CB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[12]</w:t>
      </w:r>
      <w:r w:rsidR="00FB3CBE">
        <w:rPr>
          <w:rFonts w:ascii="Times New Roman" w:hAnsi="Times New Roman" w:cs="Times New Roman"/>
          <w:color w:val="222222"/>
          <w:sz w:val="24"/>
          <w:szCs w:val="24"/>
          <w:shd w:val="clear" w:color="auto" w:fill="FFFFFF"/>
        </w:rPr>
        <w:fldChar w:fldCharType="end"/>
      </w:r>
      <w:r w:rsidR="00E90243">
        <w:rPr>
          <w:rFonts w:ascii="Times New Roman" w:hAnsi="Times New Roman" w:cs="Times New Roman"/>
          <w:color w:val="222222"/>
          <w:sz w:val="24"/>
          <w:szCs w:val="24"/>
          <w:shd w:val="clear" w:color="auto" w:fill="FFFFFF"/>
        </w:rPr>
        <w:t xml:space="preserve"> </w:t>
      </w:r>
      <w:proofErr w:type="gramStart"/>
      <w:r w:rsidR="003416E7">
        <w:rPr>
          <w:rFonts w:ascii="Times New Roman" w:hAnsi="Times New Roman" w:cs="Times New Roman"/>
          <w:color w:val="222222"/>
          <w:sz w:val="24"/>
          <w:szCs w:val="24"/>
          <w:shd w:val="clear" w:color="auto" w:fill="FFFFFF"/>
        </w:rPr>
        <w:t>questioned</w:t>
      </w:r>
      <w:proofErr w:type="gramEnd"/>
      <w:r w:rsidR="003416E7">
        <w:rPr>
          <w:rFonts w:ascii="Times New Roman" w:hAnsi="Times New Roman" w:cs="Times New Roman"/>
          <w:color w:val="222222"/>
          <w:sz w:val="24"/>
          <w:szCs w:val="24"/>
          <w:shd w:val="clear" w:color="auto" w:fill="FFFFFF"/>
        </w:rPr>
        <w:t xml:space="preserve"> this conclusion</w:t>
      </w:r>
      <w:r w:rsidR="00E90243">
        <w:rPr>
          <w:rFonts w:ascii="Times New Roman" w:hAnsi="Times New Roman" w:cs="Times New Roman"/>
          <w:color w:val="222222"/>
          <w:sz w:val="24"/>
          <w:szCs w:val="24"/>
          <w:shd w:val="clear" w:color="auto" w:fill="FFFFFF"/>
        </w:rPr>
        <w:t xml:space="preserve"> </w:t>
      </w:r>
      <w:r w:rsidR="002D0975">
        <w:rPr>
          <w:rFonts w:ascii="Times New Roman" w:hAnsi="Times New Roman" w:cs="Times New Roman"/>
          <w:color w:val="222222"/>
          <w:sz w:val="24"/>
          <w:szCs w:val="24"/>
          <w:shd w:val="clear" w:color="auto" w:fill="FFFFFF"/>
        </w:rPr>
        <w:t xml:space="preserve">based on simulated diffraction </w:t>
      </w:r>
      <w:r w:rsidR="00E13CE4">
        <w:rPr>
          <w:rFonts w:ascii="Times New Roman" w:hAnsi="Times New Roman" w:cs="Times New Roman"/>
          <w:color w:val="222222"/>
          <w:sz w:val="24"/>
          <w:szCs w:val="24"/>
          <w:shd w:val="clear" w:color="auto" w:fill="FFFFFF"/>
        </w:rPr>
        <w:t xml:space="preserve">using </w:t>
      </w:r>
      <w:r w:rsidR="00DB3FE2">
        <w:rPr>
          <w:rFonts w:ascii="Times New Roman" w:hAnsi="Times New Roman" w:cs="Times New Roman"/>
          <w:color w:val="222222"/>
          <w:sz w:val="24"/>
          <w:szCs w:val="24"/>
          <w:shd w:val="clear" w:color="auto" w:fill="FFFFFF"/>
        </w:rPr>
        <w:t>frozen-core finite-</w:t>
      </w:r>
      <w:r w:rsidR="00F11665">
        <w:rPr>
          <w:rFonts w:ascii="Times New Roman" w:hAnsi="Times New Roman" w:cs="Times New Roman"/>
          <w:color w:val="222222"/>
          <w:sz w:val="24"/>
          <w:szCs w:val="24"/>
          <w:shd w:val="clear" w:color="auto" w:fill="FFFFFF"/>
        </w:rPr>
        <w:t xml:space="preserve">T </w:t>
      </w:r>
      <w:r w:rsidR="00325A65">
        <w:rPr>
          <w:rFonts w:ascii="Times New Roman" w:hAnsi="Times New Roman" w:cs="Times New Roman"/>
          <w:color w:val="222222"/>
          <w:sz w:val="24"/>
          <w:szCs w:val="24"/>
          <w:shd w:val="clear" w:color="auto" w:fill="FFFFFF"/>
        </w:rPr>
        <w:t>DFT</w:t>
      </w:r>
      <w:r w:rsidR="002D0975">
        <w:rPr>
          <w:rFonts w:ascii="Times New Roman" w:hAnsi="Times New Roman" w:cs="Times New Roman"/>
          <w:color w:val="222222"/>
          <w:sz w:val="24"/>
          <w:szCs w:val="24"/>
          <w:shd w:val="clear" w:color="auto" w:fill="FFFFFF"/>
        </w:rPr>
        <w:t xml:space="preserve"> calculations</w:t>
      </w:r>
      <w:del w:id="62" w:author="Oliver R. Hoidn" w:date="2017-04-13T14:06:00Z">
        <w:r w:rsidR="002D0975" w:rsidDel="00C50FFA">
          <w:rPr>
            <w:rFonts w:ascii="Times New Roman" w:hAnsi="Times New Roman" w:cs="Times New Roman"/>
            <w:color w:val="222222"/>
            <w:sz w:val="24"/>
            <w:szCs w:val="24"/>
            <w:shd w:val="clear" w:color="auto" w:fill="FFFFFF"/>
          </w:rPr>
          <w:delText>: they found</w:delText>
        </w:r>
      </w:del>
      <w:ins w:id="63" w:author="Oliver R. Hoidn" w:date="2017-04-13T14:06:00Z">
        <w:r w:rsidR="00C50FFA">
          <w:rPr>
            <w:rFonts w:ascii="Times New Roman" w:hAnsi="Times New Roman" w:cs="Times New Roman"/>
            <w:color w:val="222222"/>
            <w:sz w:val="24"/>
            <w:szCs w:val="24"/>
            <w:shd w:val="clear" w:color="auto" w:fill="FFFFFF"/>
          </w:rPr>
          <w:t>, which predicted</w:t>
        </w:r>
      </w:ins>
      <w:r w:rsidR="002D0975">
        <w:rPr>
          <w:rFonts w:ascii="Times New Roman" w:hAnsi="Times New Roman" w:cs="Times New Roman"/>
          <w:color w:val="222222"/>
          <w:sz w:val="24"/>
          <w:szCs w:val="24"/>
          <w:shd w:val="clear" w:color="auto" w:fill="FFFFFF"/>
        </w:rPr>
        <w:t xml:space="preserve"> </w:t>
      </w:r>
      <w:r w:rsidR="00F11665">
        <w:rPr>
          <w:rFonts w:ascii="Times New Roman" w:hAnsi="Times New Roman" w:cs="Times New Roman"/>
          <w:color w:val="222222"/>
          <w:sz w:val="24"/>
          <w:szCs w:val="24"/>
          <w:shd w:val="clear" w:color="auto" w:fill="FFFFFF"/>
        </w:rPr>
        <w:t xml:space="preserve">strong </w:t>
      </w:r>
      <w:r w:rsidR="00325A65">
        <w:rPr>
          <w:rFonts w:ascii="Times New Roman" w:hAnsi="Times New Roman" w:cs="Times New Roman"/>
          <w:color w:val="222222"/>
          <w:sz w:val="24"/>
          <w:szCs w:val="24"/>
          <w:shd w:val="clear" w:color="auto" w:fill="FFFFFF"/>
        </w:rPr>
        <w:t>quenching of the graphite 002</w:t>
      </w:r>
      <w:r w:rsidR="0042296E">
        <w:rPr>
          <w:rFonts w:ascii="Times New Roman" w:hAnsi="Times New Roman" w:cs="Times New Roman"/>
          <w:color w:val="222222"/>
          <w:sz w:val="24"/>
          <w:szCs w:val="24"/>
          <w:shd w:val="clear" w:color="auto" w:fill="FFFFFF"/>
        </w:rPr>
        <w:t xml:space="preserve"> reflection </w:t>
      </w:r>
      <w:r w:rsidR="00C87293">
        <w:rPr>
          <w:rFonts w:ascii="Times New Roman" w:hAnsi="Times New Roman" w:cs="Times New Roman"/>
          <w:color w:val="222222"/>
          <w:sz w:val="24"/>
          <w:szCs w:val="24"/>
          <w:shd w:val="clear" w:color="auto" w:fill="FFFFFF"/>
        </w:rPr>
        <w:t>due to</w:t>
      </w:r>
      <w:r w:rsidR="0042296E">
        <w:rPr>
          <w:rFonts w:ascii="Times New Roman" w:hAnsi="Times New Roman" w:cs="Times New Roman"/>
          <w:color w:val="222222"/>
          <w:sz w:val="24"/>
          <w:szCs w:val="24"/>
          <w:shd w:val="clear" w:color="auto" w:fill="FFFFFF"/>
        </w:rPr>
        <w:t xml:space="preserve"> </w:t>
      </w:r>
      <w:r w:rsidR="00F11665">
        <w:rPr>
          <w:rFonts w:ascii="Times New Roman" w:hAnsi="Times New Roman" w:cs="Times New Roman"/>
          <w:color w:val="222222"/>
          <w:sz w:val="24"/>
          <w:szCs w:val="24"/>
          <w:shd w:val="clear" w:color="auto" w:fill="FFFFFF"/>
        </w:rPr>
        <w:t xml:space="preserve">purely </w:t>
      </w:r>
      <w:r w:rsidR="0042296E">
        <w:rPr>
          <w:rFonts w:ascii="Times New Roman" w:hAnsi="Times New Roman" w:cs="Times New Roman"/>
          <w:color w:val="222222"/>
          <w:sz w:val="24"/>
          <w:szCs w:val="24"/>
          <w:shd w:val="clear" w:color="auto" w:fill="FFFFFF"/>
        </w:rPr>
        <w:t>electronic reorganization</w:t>
      </w:r>
      <w:r w:rsidR="002D0975">
        <w:rPr>
          <w:rFonts w:ascii="Times New Roman" w:hAnsi="Times New Roman" w:cs="Times New Roman"/>
          <w:color w:val="222222"/>
          <w:sz w:val="24"/>
          <w:szCs w:val="24"/>
          <w:shd w:val="clear" w:color="auto" w:fill="FFFFFF"/>
        </w:rPr>
        <w:t xml:space="preserve"> in</w:t>
      </w:r>
      <w:r w:rsidR="00F11665">
        <w:rPr>
          <w:rFonts w:ascii="Times New Roman" w:hAnsi="Times New Roman" w:cs="Times New Roman"/>
          <w:color w:val="222222"/>
          <w:sz w:val="24"/>
          <w:szCs w:val="24"/>
          <w:shd w:val="clear" w:color="auto" w:fill="FFFFFF"/>
        </w:rPr>
        <w:t xml:space="preserve"> crystalline</w:t>
      </w:r>
      <w:r w:rsidR="002D0975">
        <w:rPr>
          <w:rFonts w:ascii="Times New Roman" w:hAnsi="Times New Roman" w:cs="Times New Roman"/>
          <w:color w:val="222222"/>
          <w:sz w:val="24"/>
          <w:szCs w:val="24"/>
          <w:shd w:val="clear" w:color="auto" w:fill="FFFFFF"/>
        </w:rPr>
        <w:t xml:space="preserve"> graphite at 10 eV</w:t>
      </w:r>
      <w:r w:rsidR="00F11665">
        <w:rPr>
          <w:rFonts w:ascii="Times New Roman" w:hAnsi="Times New Roman" w:cs="Times New Roman"/>
          <w:color w:val="222222"/>
          <w:sz w:val="24"/>
          <w:szCs w:val="24"/>
          <w:shd w:val="clear" w:color="auto" w:fill="FFFFFF"/>
        </w:rPr>
        <w:t xml:space="preserve"> electronic temperature</w:t>
      </w:r>
      <w:r w:rsidR="00E90243">
        <w:rPr>
          <w:rFonts w:ascii="Times New Roman" w:hAnsi="Times New Roman" w:cs="Times New Roman"/>
          <w:color w:val="222222"/>
          <w:sz w:val="24"/>
          <w:szCs w:val="24"/>
          <w:shd w:val="clear" w:color="auto" w:fill="FFFFFF"/>
        </w:rPr>
        <w:t>.</w:t>
      </w:r>
      <w:r w:rsidR="00DB3FE2">
        <w:rPr>
          <w:rFonts w:ascii="Times New Roman" w:hAnsi="Times New Roman" w:cs="Times New Roman"/>
          <w:color w:val="222222"/>
          <w:sz w:val="24"/>
          <w:szCs w:val="24"/>
          <w:shd w:val="clear" w:color="auto" w:fill="FFFFFF"/>
        </w:rPr>
        <w:t xml:space="preserve"> </w:t>
      </w:r>
      <w:r w:rsidR="00D85D86">
        <w:rPr>
          <w:rFonts w:ascii="Times New Roman" w:hAnsi="Times New Roman" w:cs="Times New Roman"/>
          <w:color w:val="222222"/>
          <w:sz w:val="24"/>
          <w:szCs w:val="24"/>
          <w:shd w:val="clear" w:color="auto" w:fill="FFFFFF"/>
        </w:rPr>
        <w:t>I</w:t>
      </w:r>
      <w:r w:rsidR="00C87293">
        <w:rPr>
          <w:rFonts w:ascii="Times New Roman" w:hAnsi="Times New Roman" w:cs="Times New Roman"/>
          <w:color w:val="222222"/>
          <w:sz w:val="24"/>
          <w:szCs w:val="24"/>
          <w:shd w:val="clear" w:color="auto" w:fill="FFFFFF"/>
        </w:rPr>
        <w:t xml:space="preserve">n </w:t>
      </w:r>
      <w:r w:rsidR="00D85D86">
        <w:rPr>
          <w:rFonts w:ascii="Times New Roman" w:hAnsi="Times New Roman" w:cs="Times New Roman"/>
          <w:color w:val="222222"/>
          <w:sz w:val="24"/>
          <w:szCs w:val="24"/>
          <w:shd w:val="clear" w:color="auto" w:fill="FFFFFF"/>
        </w:rPr>
        <w:t>graphite and other low-Z systems,</w:t>
      </w:r>
      <w:r w:rsidR="00C87293">
        <w:rPr>
          <w:rFonts w:ascii="Times New Roman" w:hAnsi="Times New Roman" w:cs="Times New Roman"/>
          <w:color w:val="222222"/>
          <w:sz w:val="24"/>
          <w:szCs w:val="24"/>
          <w:shd w:val="clear" w:color="auto" w:fill="FFFFFF"/>
        </w:rPr>
        <w:t xml:space="preserve"> </w:t>
      </w:r>
      <w:r w:rsidR="00D85D86">
        <w:rPr>
          <w:rFonts w:ascii="Times New Roman" w:hAnsi="Times New Roman" w:cs="Times New Roman"/>
          <w:color w:val="222222"/>
          <w:sz w:val="24"/>
          <w:szCs w:val="24"/>
          <w:shd w:val="clear" w:color="auto" w:fill="FFFFFF"/>
        </w:rPr>
        <w:t xml:space="preserve">the only means of </w:t>
      </w:r>
      <w:r w:rsidR="00C87293">
        <w:rPr>
          <w:rFonts w:ascii="Times New Roman" w:hAnsi="Times New Roman" w:cs="Times New Roman"/>
          <w:color w:val="222222"/>
          <w:sz w:val="24"/>
          <w:szCs w:val="24"/>
          <w:shd w:val="clear" w:color="auto" w:fill="FFFFFF"/>
        </w:rPr>
        <w:t>unambiguously</w:t>
      </w:r>
      <w:r w:rsidR="00D85D86">
        <w:rPr>
          <w:rFonts w:ascii="Times New Roman" w:hAnsi="Times New Roman" w:cs="Times New Roman"/>
          <w:color w:val="222222"/>
          <w:sz w:val="24"/>
          <w:szCs w:val="24"/>
          <w:shd w:val="clear" w:color="auto" w:fill="FFFFFF"/>
        </w:rPr>
        <w:t xml:space="preserve"> separating lattice disorder from electronic heating </w:t>
      </w:r>
      <w:r w:rsidR="00C87293">
        <w:rPr>
          <w:rFonts w:ascii="Times New Roman" w:hAnsi="Times New Roman" w:cs="Times New Roman"/>
          <w:color w:val="222222"/>
          <w:sz w:val="24"/>
          <w:szCs w:val="24"/>
          <w:shd w:val="clear" w:color="auto" w:fill="FFFFFF"/>
        </w:rPr>
        <w:t xml:space="preserve">in the XRD signal </w:t>
      </w:r>
      <w:r w:rsidR="00D85D86">
        <w:rPr>
          <w:rFonts w:ascii="Times New Roman" w:hAnsi="Times New Roman" w:cs="Times New Roman"/>
          <w:color w:val="222222"/>
          <w:sz w:val="24"/>
          <w:szCs w:val="24"/>
          <w:shd w:val="clear" w:color="auto" w:fill="FFFFFF"/>
        </w:rPr>
        <w:t xml:space="preserve">is to probe several Bragg peaks, </w:t>
      </w:r>
      <w:r w:rsidR="007D0E7E">
        <w:rPr>
          <w:rFonts w:ascii="Times New Roman" w:hAnsi="Times New Roman" w:cs="Times New Roman"/>
          <w:color w:val="222222"/>
          <w:sz w:val="24"/>
          <w:szCs w:val="24"/>
          <w:shd w:val="clear" w:color="auto" w:fill="FFFFFF"/>
        </w:rPr>
        <w:t>including the lowest-order reflections and their harmonics</w:t>
      </w:r>
      <w:r w:rsidR="00CD625B">
        <w:rPr>
          <w:rFonts w:ascii="Times New Roman" w:hAnsi="Times New Roman" w:cs="Times New Roman"/>
          <w:color w:val="222222"/>
          <w:sz w:val="24"/>
          <w:szCs w:val="24"/>
          <w:shd w:val="clear" w:color="auto" w:fill="FFFFFF"/>
        </w:rPr>
        <w:t xml:space="preserve">. </w:t>
      </w:r>
      <w:r w:rsidR="00CD625B">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&lt;EndNote&gt;&lt;Cite&gt;&lt;Author&gt;Valenza&lt;/Author&gt;&lt;Year&gt;2016&lt;/Year&gt;&lt;RecNum&gt;5&lt;/RecNum&gt;&lt;DisplayText&gt;[12]&lt;/DisplayText&gt;&lt;record&gt;&lt;rec-number&gt;5&lt;/rec-number&gt;&lt;foreign-keys&gt;&lt;key app="EN" db-id="t9s9se0t6vp9pvez5ecvs9dn5tzwddxpfzsa" timestamp="0"&gt;5&lt;/key&gt;&lt;/foreign-keys&gt;&lt;ref-type name="Journal Article"&gt;17&lt;/ref-type&gt;&lt;contributors&gt;&lt;authors&gt;&lt;author&gt;Valenza, Ryan A.&lt;/author&gt;&lt;author&gt;Seidler, Gerald T.&lt;/author&gt;&lt;/authors&gt;&lt;/contributors&gt;&lt;titles&gt;&lt;title&gt;Warm dense crystallography&lt;/title&gt;&lt;secondary-title&gt;Physical Review B&lt;/secondary-title&gt;&lt;/titles&gt;&lt;pages&gt;115135&lt;/pages&gt;&lt;volume&gt;93&lt;/volume&gt;&lt;number&gt;11&lt;/number&gt;&lt;dates&gt;&lt;year&gt;2016&lt;/year&gt;&lt;pub-dates&gt;&lt;date&gt;03/21/&lt;/date&gt;&lt;/pub-dates&gt;&lt;/dates&gt;&lt;publisher&gt;American Physical Society&lt;/publisher&gt;&lt;urls&gt;&lt;related-urls&gt;&lt;url&gt;http://link.aps.org/doi/10.1103/PhysRevB.93.115135&lt;/url&gt;&lt;/related-urls&gt;&lt;/urls&gt;&lt;/record&gt;&lt;/Cite&gt;&lt;/EndNote&gt;</w:instrText>
      </w:r>
      <w:r w:rsidR="00CD625B">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[12]</w:t>
      </w:r>
      <w:r w:rsidR="00CD625B">
        <w:rPr>
          <w:rFonts w:ascii="Times New Roman" w:hAnsi="Times New Roman" w:cs="Times New Roman"/>
          <w:color w:val="222222"/>
          <w:sz w:val="24"/>
          <w:szCs w:val="24"/>
          <w:shd w:val="clear" w:color="auto" w:fill="FFFFFF"/>
        </w:rPr>
        <w:fldChar w:fldCharType="end"/>
      </w:r>
      <w:r w:rsidR="007D0E7E">
        <w:rPr>
          <w:rFonts w:ascii="Times New Roman" w:hAnsi="Times New Roman" w:cs="Times New Roman"/>
          <w:color w:val="222222"/>
          <w:sz w:val="24"/>
          <w:szCs w:val="24"/>
          <w:shd w:val="clear" w:color="auto" w:fill="FFFFFF"/>
        </w:rPr>
        <w:t xml:space="preserve"> </w:t>
      </w:r>
    </w:p>
    <w:p w14:paraId="0CF01D2A" w14:textId="65A88393" w:rsidR="001E2127" w:rsidRPr="00647F3D" w:rsidRDefault="00F11665" w:rsidP="001352CE">
      <w:pPr>
        <w:spacing w:line="360" w:lineRule="auto"/>
        <w:ind w:firstLine="360"/>
        <w:rPr>
          <w:rFonts w:ascii="Times New Roman" w:hAnsi="Times New Roman" w:cs="Times New Roman"/>
          <w:color w:val="222222"/>
          <w:sz w:val="24"/>
          <w:szCs w:val="24"/>
          <w:highlight w:val="yellow"/>
          <w:shd w:val="clear" w:color="auto" w:fill="FFFFFF"/>
        </w:rPr>
      </w:pPr>
      <w:r>
        <w:rPr>
          <w:rFonts w:ascii="Times New Roman" w:hAnsi="Times New Roman" w:cs="Times New Roman"/>
          <w:color w:val="222222"/>
          <w:sz w:val="24"/>
          <w:szCs w:val="24"/>
          <w:shd w:val="clear" w:color="auto" w:fill="FFFFFF"/>
        </w:rPr>
        <w:t>It is therefore interesting to ask whether high energy-densities can be achieved in graphite when using photons suitable for wide-angle scatt</w:t>
      </w:r>
      <w:r w:rsidR="00841BAA">
        <w:rPr>
          <w:rFonts w:ascii="Times New Roman" w:hAnsi="Times New Roman" w:cs="Times New Roman"/>
          <w:color w:val="222222"/>
          <w:sz w:val="24"/>
          <w:szCs w:val="24"/>
          <w:shd w:val="clear" w:color="auto" w:fill="FFFFFF"/>
        </w:rPr>
        <w:t>er</w:t>
      </w:r>
      <w:r>
        <w:rPr>
          <w:rFonts w:ascii="Times New Roman" w:hAnsi="Times New Roman" w:cs="Times New Roman"/>
          <w:color w:val="222222"/>
          <w:sz w:val="24"/>
          <w:szCs w:val="24"/>
          <w:shd w:val="clear" w:color="auto" w:fill="FFFFFF"/>
        </w:rPr>
        <w:t>ing</w:t>
      </w:r>
      <w:r w:rsidR="007441CA">
        <w:rPr>
          <w:rFonts w:ascii="Times New Roman" w:hAnsi="Times New Roman" w:cs="Times New Roman"/>
          <w:color w:val="222222"/>
          <w:sz w:val="24"/>
          <w:szCs w:val="24"/>
          <w:shd w:val="clear" w:color="auto" w:fill="FFFFFF"/>
        </w:rPr>
        <w:t xml:space="preserve">. In Fig. </w:t>
      </w:r>
      <w:r w:rsidR="00A74E89">
        <w:rPr>
          <w:rFonts w:ascii="Times New Roman" w:hAnsi="Times New Roman" w:cs="Times New Roman"/>
          <w:color w:val="222222"/>
          <w:sz w:val="24"/>
          <w:szCs w:val="24"/>
          <w:shd w:val="clear" w:color="auto" w:fill="FFFFFF"/>
        </w:rPr>
        <w:t xml:space="preserve">4 </w:t>
      </w:r>
      <w:r w:rsidR="007441CA">
        <w:rPr>
          <w:rFonts w:ascii="Times New Roman" w:hAnsi="Times New Roman" w:cs="Times New Roman"/>
          <w:color w:val="222222"/>
          <w:sz w:val="24"/>
          <w:szCs w:val="24"/>
          <w:shd w:val="clear" w:color="auto" w:fill="FFFFFF"/>
        </w:rPr>
        <w:t>we sh</w:t>
      </w:r>
      <w:r w:rsidR="0025654F">
        <w:rPr>
          <w:rFonts w:ascii="Times New Roman" w:hAnsi="Times New Roman" w:cs="Times New Roman"/>
          <w:color w:val="222222"/>
          <w:sz w:val="24"/>
          <w:szCs w:val="24"/>
          <w:shd w:val="clear" w:color="auto" w:fill="FFFFFF"/>
        </w:rPr>
        <w:t xml:space="preserve">ow the deposited energy </w:t>
      </w:r>
      <w:r w:rsidR="00FB3CBE">
        <w:rPr>
          <w:rFonts w:ascii="Times New Roman" w:hAnsi="Times New Roman" w:cs="Times New Roman"/>
          <w:color w:val="222222"/>
          <w:sz w:val="24"/>
          <w:szCs w:val="24"/>
          <w:shd w:val="clear" w:color="auto" w:fill="FFFFFF"/>
        </w:rPr>
        <w:t>densities</w:t>
      </w:r>
      <w:r w:rsidR="0025654F">
        <w:rPr>
          <w:rFonts w:ascii="Times New Roman" w:hAnsi="Times New Roman" w:cs="Times New Roman"/>
          <w:color w:val="222222"/>
          <w:sz w:val="24"/>
          <w:szCs w:val="24"/>
          <w:shd w:val="clear" w:color="auto" w:fill="FFFFFF"/>
        </w:rPr>
        <w:t xml:space="preserve"> in Au-C-Au </w:t>
      </w:r>
      <w:proofErr w:type="spellStart"/>
      <w:r w:rsidR="0025654F">
        <w:rPr>
          <w:rFonts w:ascii="Times New Roman" w:hAnsi="Times New Roman" w:cs="Times New Roman"/>
          <w:color w:val="222222"/>
          <w:sz w:val="24"/>
          <w:szCs w:val="24"/>
          <w:shd w:val="clear" w:color="auto" w:fill="FFFFFF"/>
        </w:rPr>
        <w:t>trilayers</w:t>
      </w:r>
      <w:proofErr w:type="spellEnd"/>
      <w:r w:rsidR="0025654F">
        <w:rPr>
          <w:rFonts w:ascii="Times New Roman" w:hAnsi="Times New Roman" w:cs="Times New Roman"/>
          <w:color w:val="222222"/>
          <w:sz w:val="24"/>
          <w:szCs w:val="24"/>
          <w:shd w:val="clear" w:color="auto" w:fill="FFFFFF"/>
        </w:rPr>
        <w:t xml:space="preserve"> of several interior thicknesses</w:t>
      </w:r>
      <w:r w:rsidR="0018061A">
        <w:rPr>
          <w:rFonts w:ascii="Times New Roman" w:hAnsi="Times New Roman" w:cs="Times New Roman"/>
          <w:color w:val="222222"/>
          <w:sz w:val="24"/>
          <w:szCs w:val="24"/>
          <w:shd w:val="clear" w:color="auto" w:fill="FFFFFF"/>
        </w:rPr>
        <w:t xml:space="preserve">, once again using 7 </w:t>
      </w:r>
      <w:proofErr w:type="spellStart"/>
      <w:r w:rsidR="0018061A">
        <w:rPr>
          <w:rFonts w:ascii="Times New Roman" w:hAnsi="Times New Roman" w:cs="Times New Roman"/>
          <w:color w:val="222222"/>
          <w:sz w:val="24"/>
          <w:szCs w:val="24"/>
          <w:shd w:val="clear" w:color="auto" w:fill="FFFFFF"/>
        </w:rPr>
        <w:t>keV</w:t>
      </w:r>
      <w:proofErr w:type="spellEnd"/>
      <w:r w:rsidR="0018061A">
        <w:rPr>
          <w:rFonts w:ascii="Times New Roman" w:hAnsi="Times New Roman" w:cs="Times New Roman"/>
          <w:color w:val="222222"/>
          <w:sz w:val="24"/>
          <w:szCs w:val="24"/>
          <w:shd w:val="clear" w:color="auto" w:fill="FFFFFF"/>
        </w:rPr>
        <w:t xml:space="preserve"> incident photons (</w:t>
      </w:r>
      <w:r w:rsidR="0018061A" w:rsidRPr="001554AE">
        <w:rPr>
          <w:rFonts w:ascii="Times New Roman" w:hAnsi="Times New Roman" w:cs="Times New Roman"/>
          <w:color w:val="222222"/>
          <w:sz w:val="24"/>
          <w:szCs w:val="24"/>
          <w:shd w:val="clear" w:color="auto" w:fill="FFFFFF"/>
        </w:rPr>
        <w:t xml:space="preserve">sufficient to probe the 006 reflection of graphite). The </w:t>
      </w:r>
      <w:r w:rsidR="009D2D35" w:rsidRPr="001554AE">
        <w:rPr>
          <w:rFonts w:ascii="Times New Roman" w:hAnsi="Times New Roman" w:cs="Times New Roman"/>
          <w:color w:val="222222"/>
          <w:sz w:val="24"/>
          <w:szCs w:val="24"/>
          <w:shd w:val="clear" w:color="auto" w:fill="FFFFFF"/>
        </w:rPr>
        <w:t>deposited energy density</w:t>
      </w:r>
      <w:r w:rsidR="0018061A" w:rsidRPr="001554AE">
        <w:rPr>
          <w:rFonts w:ascii="Times New Roman" w:hAnsi="Times New Roman" w:cs="Times New Roman"/>
          <w:color w:val="222222"/>
          <w:sz w:val="24"/>
          <w:szCs w:val="24"/>
          <w:shd w:val="clear" w:color="auto" w:fill="FFFFFF"/>
        </w:rPr>
        <w:t xml:space="preserve"> in the interior layer is at least a factor of 100 </w:t>
      </w:r>
      <w:r w:rsidR="00841BAA">
        <w:rPr>
          <w:rFonts w:ascii="Times New Roman" w:hAnsi="Times New Roman" w:cs="Times New Roman"/>
          <w:color w:val="222222"/>
          <w:sz w:val="24"/>
          <w:szCs w:val="24"/>
          <w:shd w:val="clear" w:color="auto" w:fill="FFFFFF"/>
        </w:rPr>
        <w:t xml:space="preserve">greater </w:t>
      </w:r>
      <w:del w:id="64" w:author="Oliver R. Hoidn" w:date="2017-04-13T14:08:00Z">
        <w:r w:rsidR="00841BAA" w:rsidDel="00C50FFA">
          <w:rPr>
            <w:rFonts w:ascii="Times New Roman" w:hAnsi="Times New Roman" w:cs="Times New Roman"/>
            <w:color w:val="222222"/>
            <w:sz w:val="24"/>
            <w:szCs w:val="24"/>
            <w:shd w:val="clear" w:color="auto" w:fill="FFFFFF"/>
          </w:rPr>
          <w:delText>than</w:delText>
        </w:r>
        <w:r w:rsidR="0018061A" w:rsidRPr="001554AE" w:rsidDel="00C50FFA">
          <w:rPr>
            <w:rFonts w:ascii="Times New Roman" w:hAnsi="Times New Roman" w:cs="Times New Roman"/>
            <w:color w:val="222222"/>
            <w:sz w:val="24"/>
            <w:szCs w:val="24"/>
            <w:shd w:val="clear" w:color="auto" w:fill="FFFFFF"/>
          </w:rPr>
          <w:delText xml:space="preserve"> </w:delText>
        </w:r>
      </w:del>
      <w:ins w:id="65" w:author="Oliver R. Hoidn" w:date="2017-04-13T14:08:00Z">
        <w:r w:rsidR="00C50FFA">
          <w:rPr>
            <w:rFonts w:ascii="Times New Roman" w:hAnsi="Times New Roman" w:cs="Times New Roman"/>
            <w:color w:val="222222"/>
            <w:sz w:val="24"/>
            <w:szCs w:val="24"/>
            <w:shd w:val="clear" w:color="auto" w:fill="FFFFFF"/>
          </w:rPr>
          <w:t>compared to</w:t>
        </w:r>
        <w:r w:rsidR="00C50FFA" w:rsidRPr="001554AE">
          <w:rPr>
            <w:rFonts w:ascii="Times New Roman" w:hAnsi="Times New Roman" w:cs="Times New Roman"/>
            <w:color w:val="222222"/>
            <w:sz w:val="24"/>
            <w:szCs w:val="24"/>
            <w:shd w:val="clear" w:color="auto" w:fill="FFFFFF"/>
          </w:rPr>
          <w:t xml:space="preserve"> </w:t>
        </w:r>
      </w:ins>
      <w:r w:rsidR="0018061A" w:rsidRPr="001554AE">
        <w:rPr>
          <w:rFonts w:ascii="Times New Roman" w:hAnsi="Times New Roman" w:cs="Times New Roman"/>
          <w:color w:val="222222"/>
          <w:sz w:val="24"/>
          <w:szCs w:val="24"/>
          <w:shd w:val="clear" w:color="auto" w:fill="FFFFFF"/>
        </w:rPr>
        <w:t xml:space="preserve">an unclad </w:t>
      </w:r>
      <w:r w:rsidR="00981511" w:rsidRPr="001554AE">
        <w:rPr>
          <w:rFonts w:ascii="Times New Roman" w:hAnsi="Times New Roman" w:cs="Times New Roman"/>
          <w:color w:val="222222"/>
          <w:sz w:val="24"/>
          <w:szCs w:val="24"/>
          <w:shd w:val="clear" w:color="auto" w:fill="FFFFFF"/>
        </w:rPr>
        <w:t xml:space="preserve">sample </w:t>
      </w:r>
      <w:r w:rsidR="0018061A" w:rsidRPr="001554AE">
        <w:rPr>
          <w:rFonts w:ascii="Times New Roman" w:hAnsi="Times New Roman" w:cs="Times New Roman"/>
          <w:color w:val="222222"/>
          <w:sz w:val="24"/>
          <w:szCs w:val="24"/>
          <w:shd w:val="clear" w:color="auto" w:fill="FFFFFF"/>
        </w:rPr>
        <w:t xml:space="preserve">with the same incident photon energy, </w:t>
      </w:r>
      <w:r w:rsidR="009D2D35" w:rsidRPr="001554AE">
        <w:rPr>
          <w:rFonts w:ascii="Times New Roman" w:hAnsi="Times New Roman" w:cs="Times New Roman"/>
          <w:color w:val="222222"/>
          <w:sz w:val="24"/>
          <w:szCs w:val="24"/>
          <w:shd w:val="clear" w:color="auto" w:fill="FFFFFF"/>
        </w:rPr>
        <w:t>and</w:t>
      </w:r>
      <w:r w:rsidR="0018061A" w:rsidRPr="001554AE">
        <w:rPr>
          <w:rFonts w:ascii="Times New Roman" w:hAnsi="Times New Roman" w:cs="Times New Roman"/>
          <w:color w:val="222222"/>
          <w:sz w:val="24"/>
          <w:szCs w:val="24"/>
          <w:shd w:val="clear" w:color="auto" w:fill="FFFFFF"/>
        </w:rPr>
        <w:t xml:space="preserve"> </w:t>
      </w:r>
      <w:r w:rsidR="009D2D35" w:rsidRPr="001554AE">
        <w:rPr>
          <w:rFonts w:ascii="Times New Roman" w:hAnsi="Times New Roman" w:cs="Times New Roman"/>
          <w:color w:val="222222"/>
          <w:sz w:val="24"/>
          <w:szCs w:val="24"/>
          <w:shd w:val="clear" w:color="auto" w:fill="FFFFFF"/>
        </w:rPr>
        <w:t xml:space="preserve">a factor of two </w:t>
      </w:r>
      <w:ins w:id="66" w:author="Evan Jahrman" w:date="2017-04-12T19:42:00Z">
        <w:del w:id="67" w:author="Oliver R. Hoidn" w:date="2017-04-13T14:08:00Z">
          <w:r w:rsidR="00841BAA" w:rsidDel="00C50FFA">
            <w:rPr>
              <w:rFonts w:ascii="Times New Roman" w:hAnsi="Times New Roman" w:cs="Times New Roman"/>
              <w:color w:val="222222"/>
              <w:sz w:val="24"/>
              <w:szCs w:val="24"/>
              <w:shd w:val="clear" w:color="auto" w:fill="FFFFFF"/>
            </w:rPr>
            <w:delText>greater than</w:delText>
          </w:r>
        </w:del>
      </w:ins>
      <w:del w:id="68" w:author="Oliver R. Hoidn" w:date="2017-04-13T14:08:00Z">
        <w:r w:rsidR="009D2D35" w:rsidRPr="001554AE" w:rsidDel="00C50FFA">
          <w:rPr>
            <w:rFonts w:ascii="Times New Roman" w:hAnsi="Times New Roman" w:cs="Times New Roman"/>
            <w:color w:val="222222"/>
            <w:sz w:val="24"/>
            <w:szCs w:val="24"/>
            <w:shd w:val="clear" w:color="auto" w:fill="FFFFFF"/>
          </w:rPr>
          <w:delText>compared to</w:delText>
        </w:r>
      </w:del>
      <w:ins w:id="69" w:author="Oliver R. Hoidn" w:date="2017-04-13T14:08:00Z">
        <w:r w:rsidR="00C50FFA">
          <w:rPr>
            <w:rFonts w:ascii="Times New Roman" w:hAnsi="Times New Roman" w:cs="Times New Roman"/>
            <w:color w:val="222222"/>
            <w:sz w:val="24"/>
            <w:szCs w:val="24"/>
            <w:shd w:val="clear" w:color="auto" w:fill="FFFFFF"/>
          </w:rPr>
          <w:t>greater compared to</w:t>
        </w:r>
      </w:ins>
      <w:r w:rsidR="0018061A" w:rsidRPr="001554AE">
        <w:rPr>
          <w:rFonts w:ascii="Times New Roman" w:hAnsi="Times New Roman" w:cs="Times New Roman"/>
          <w:color w:val="222222"/>
          <w:sz w:val="24"/>
          <w:szCs w:val="24"/>
          <w:shd w:val="clear" w:color="auto" w:fill="FFFFFF"/>
        </w:rPr>
        <w:t xml:space="preserve"> an unclad </w:t>
      </w:r>
      <w:r w:rsidR="00981511" w:rsidRPr="001554AE">
        <w:rPr>
          <w:rFonts w:ascii="Times New Roman" w:hAnsi="Times New Roman" w:cs="Times New Roman"/>
          <w:color w:val="222222"/>
          <w:sz w:val="24"/>
          <w:szCs w:val="24"/>
          <w:shd w:val="clear" w:color="auto" w:fill="FFFFFF"/>
        </w:rPr>
        <w:t xml:space="preserve">sample </w:t>
      </w:r>
      <w:r w:rsidR="0018061A" w:rsidRPr="001554AE">
        <w:rPr>
          <w:rFonts w:ascii="Times New Roman" w:hAnsi="Times New Roman" w:cs="Times New Roman"/>
          <w:color w:val="222222"/>
          <w:sz w:val="24"/>
          <w:szCs w:val="24"/>
          <w:shd w:val="clear" w:color="auto" w:fill="FFFFFF"/>
        </w:rPr>
        <w:t xml:space="preserve">stimulated with 2 </w:t>
      </w:r>
      <w:proofErr w:type="spellStart"/>
      <w:r w:rsidR="0018061A" w:rsidRPr="001554AE">
        <w:rPr>
          <w:rFonts w:ascii="Times New Roman" w:hAnsi="Times New Roman" w:cs="Times New Roman"/>
          <w:color w:val="222222"/>
          <w:sz w:val="24"/>
          <w:szCs w:val="24"/>
          <w:shd w:val="clear" w:color="auto" w:fill="FFFFFF"/>
        </w:rPr>
        <w:t>keV</w:t>
      </w:r>
      <w:proofErr w:type="spellEnd"/>
      <w:r w:rsidR="0018061A" w:rsidRPr="001554AE">
        <w:rPr>
          <w:rFonts w:ascii="Times New Roman" w:hAnsi="Times New Roman" w:cs="Times New Roman"/>
          <w:color w:val="222222"/>
          <w:sz w:val="24"/>
          <w:szCs w:val="24"/>
          <w:shd w:val="clear" w:color="auto" w:fill="FFFFFF"/>
        </w:rPr>
        <w:t xml:space="preserve"> photons. </w:t>
      </w:r>
      <w:r w:rsidR="009D2D35" w:rsidRPr="001554AE">
        <w:rPr>
          <w:rFonts w:ascii="Times New Roman" w:hAnsi="Times New Roman" w:cs="Times New Roman"/>
          <w:color w:val="222222"/>
          <w:sz w:val="24"/>
          <w:szCs w:val="24"/>
          <w:shd w:val="clear" w:color="auto" w:fill="FFFFFF"/>
        </w:rPr>
        <w:t>I</w:t>
      </w:r>
      <w:r w:rsidR="00BA279A" w:rsidRPr="001554AE">
        <w:rPr>
          <w:rFonts w:ascii="Times New Roman" w:hAnsi="Times New Roman" w:cs="Times New Roman"/>
          <w:color w:val="222222"/>
          <w:sz w:val="24"/>
          <w:szCs w:val="24"/>
          <w:shd w:val="clear" w:color="auto" w:fill="FFFFFF"/>
        </w:rPr>
        <w:t xml:space="preserve">ndirect </w:t>
      </w:r>
      <w:r w:rsidR="00AE47EF" w:rsidRPr="001554AE">
        <w:rPr>
          <w:rFonts w:ascii="Times New Roman" w:hAnsi="Times New Roman" w:cs="Times New Roman"/>
          <w:color w:val="222222"/>
          <w:sz w:val="24"/>
          <w:szCs w:val="24"/>
          <w:shd w:val="clear" w:color="auto" w:fill="FFFFFF"/>
        </w:rPr>
        <w:t xml:space="preserve">heating via high-Z cladding </w:t>
      </w:r>
      <w:r w:rsidR="009D2D35" w:rsidRPr="001554AE">
        <w:rPr>
          <w:rFonts w:ascii="Times New Roman" w:hAnsi="Times New Roman" w:cs="Times New Roman"/>
          <w:color w:val="222222"/>
          <w:sz w:val="24"/>
          <w:szCs w:val="24"/>
          <w:shd w:val="clear" w:color="auto" w:fill="FFFFFF"/>
        </w:rPr>
        <w:t xml:space="preserve">thus </w:t>
      </w:r>
      <w:r w:rsidR="00291DE6" w:rsidRPr="001554AE">
        <w:rPr>
          <w:rFonts w:ascii="Times New Roman" w:hAnsi="Times New Roman" w:cs="Times New Roman"/>
          <w:color w:val="222222"/>
          <w:sz w:val="24"/>
          <w:szCs w:val="24"/>
          <w:shd w:val="clear" w:color="auto" w:fill="FFFFFF"/>
        </w:rPr>
        <w:t>eliminates</w:t>
      </w:r>
      <w:r w:rsidR="00AE47EF" w:rsidRPr="001554AE">
        <w:rPr>
          <w:rFonts w:ascii="Times New Roman" w:hAnsi="Times New Roman" w:cs="Times New Roman"/>
          <w:color w:val="222222"/>
          <w:sz w:val="24"/>
          <w:szCs w:val="24"/>
          <w:shd w:val="clear" w:color="auto" w:fill="FFFFFF"/>
        </w:rPr>
        <w:t xml:space="preserve"> the </w:t>
      </w:r>
      <w:r w:rsidR="00716508" w:rsidRPr="001554AE">
        <w:rPr>
          <w:rFonts w:ascii="Times New Roman" w:hAnsi="Times New Roman" w:cs="Times New Roman"/>
          <w:color w:val="222222"/>
          <w:sz w:val="24"/>
          <w:szCs w:val="24"/>
          <w:shd w:val="clear" w:color="auto" w:fill="FFFFFF"/>
        </w:rPr>
        <w:t>constraint of select</w:t>
      </w:r>
      <w:r w:rsidR="007E6491" w:rsidRPr="001554AE">
        <w:rPr>
          <w:rFonts w:ascii="Times New Roman" w:hAnsi="Times New Roman" w:cs="Times New Roman"/>
          <w:color w:val="222222"/>
          <w:sz w:val="24"/>
          <w:szCs w:val="24"/>
          <w:shd w:val="clear" w:color="auto" w:fill="FFFFFF"/>
        </w:rPr>
        <w:t>ing</w:t>
      </w:r>
      <w:r w:rsidR="00AE47EF" w:rsidRPr="001554AE">
        <w:rPr>
          <w:rFonts w:ascii="Times New Roman" w:hAnsi="Times New Roman" w:cs="Times New Roman"/>
          <w:color w:val="222222"/>
          <w:sz w:val="24"/>
          <w:szCs w:val="24"/>
          <w:shd w:val="clear" w:color="auto" w:fill="FFFFFF"/>
        </w:rPr>
        <w:t xml:space="preserve"> incident photon energ</w:t>
      </w:r>
      <w:r w:rsidR="002C5AF3" w:rsidRPr="001554AE">
        <w:rPr>
          <w:rFonts w:ascii="Times New Roman" w:hAnsi="Times New Roman" w:cs="Times New Roman"/>
          <w:color w:val="222222"/>
          <w:sz w:val="24"/>
          <w:szCs w:val="24"/>
          <w:shd w:val="clear" w:color="auto" w:fill="FFFFFF"/>
        </w:rPr>
        <w:t xml:space="preserve">ies near a low-Z </w:t>
      </w:r>
      <w:r w:rsidR="00AE47EF" w:rsidRPr="001554AE">
        <w:rPr>
          <w:rFonts w:ascii="Times New Roman" w:hAnsi="Times New Roman" w:cs="Times New Roman"/>
          <w:color w:val="222222"/>
          <w:sz w:val="24"/>
          <w:szCs w:val="24"/>
          <w:shd w:val="clear" w:color="auto" w:fill="FFFFFF"/>
        </w:rPr>
        <w:t>materia</w:t>
      </w:r>
      <w:r w:rsidR="007365CD" w:rsidRPr="001554AE">
        <w:rPr>
          <w:rFonts w:ascii="Times New Roman" w:hAnsi="Times New Roman" w:cs="Times New Roman"/>
          <w:color w:val="222222"/>
          <w:sz w:val="24"/>
          <w:szCs w:val="24"/>
          <w:shd w:val="clear" w:color="auto" w:fill="FFFFFF"/>
        </w:rPr>
        <w:t>l’s</w:t>
      </w:r>
      <w:r w:rsidR="00F210E3" w:rsidRPr="001554AE">
        <w:rPr>
          <w:rFonts w:ascii="Times New Roman" w:hAnsi="Times New Roman" w:cs="Times New Roman"/>
          <w:color w:val="222222"/>
          <w:sz w:val="24"/>
          <w:szCs w:val="24"/>
          <w:shd w:val="clear" w:color="auto" w:fill="FFFFFF"/>
        </w:rPr>
        <w:t xml:space="preserve"> </w:t>
      </w:r>
      <w:r w:rsidR="002C5AF3" w:rsidRPr="001554AE">
        <w:rPr>
          <w:rFonts w:ascii="Times New Roman" w:hAnsi="Times New Roman" w:cs="Times New Roman"/>
          <w:color w:val="222222"/>
          <w:sz w:val="24"/>
          <w:szCs w:val="24"/>
          <w:shd w:val="clear" w:color="auto" w:fill="FFFFFF"/>
        </w:rPr>
        <w:t xml:space="preserve">small </w:t>
      </w:r>
      <w:r w:rsidR="00E40AE5" w:rsidRPr="001554AE">
        <w:rPr>
          <w:rFonts w:ascii="Times New Roman" w:hAnsi="Times New Roman" w:cs="Times New Roman"/>
          <w:color w:val="222222"/>
          <w:sz w:val="24"/>
          <w:szCs w:val="24"/>
          <w:shd w:val="clear" w:color="auto" w:fill="FFFFFF"/>
        </w:rPr>
        <w:t>core binding energies</w:t>
      </w:r>
      <w:r w:rsidR="009D2D35" w:rsidRPr="001554AE">
        <w:rPr>
          <w:rFonts w:ascii="Times New Roman" w:hAnsi="Times New Roman" w:cs="Times New Roman"/>
          <w:color w:val="222222"/>
          <w:sz w:val="24"/>
          <w:szCs w:val="24"/>
          <w:shd w:val="clear" w:color="auto" w:fill="FFFFFF"/>
        </w:rPr>
        <w:t xml:space="preserve">, </w:t>
      </w:r>
      <w:r w:rsidR="00BF08AF" w:rsidRPr="001554AE">
        <w:rPr>
          <w:rFonts w:ascii="Times New Roman" w:hAnsi="Times New Roman" w:cs="Times New Roman"/>
          <w:color w:val="222222"/>
          <w:sz w:val="24"/>
          <w:szCs w:val="24"/>
          <w:shd w:val="clear" w:color="auto" w:fill="FFFFFF"/>
        </w:rPr>
        <w:t>making</w:t>
      </w:r>
      <w:r w:rsidR="009D2D35" w:rsidRPr="001554AE">
        <w:rPr>
          <w:rFonts w:ascii="Times New Roman" w:hAnsi="Times New Roman" w:cs="Times New Roman"/>
          <w:color w:val="222222"/>
          <w:sz w:val="24"/>
          <w:szCs w:val="24"/>
          <w:shd w:val="clear" w:color="auto" w:fill="FFFFFF"/>
        </w:rPr>
        <w:t xml:space="preserve"> wide-angle XRD </w:t>
      </w:r>
      <w:r w:rsidR="002C5AF3" w:rsidRPr="001554AE">
        <w:rPr>
          <w:rFonts w:ascii="Times New Roman" w:hAnsi="Times New Roman" w:cs="Times New Roman"/>
          <w:color w:val="222222"/>
          <w:sz w:val="24"/>
          <w:szCs w:val="24"/>
          <w:shd w:val="clear" w:color="auto" w:fill="FFFFFF"/>
        </w:rPr>
        <w:t>possible</w:t>
      </w:r>
      <w:r w:rsidR="00AE47EF" w:rsidRPr="001554AE">
        <w:rPr>
          <w:rFonts w:ascii="Times New Roman" w:hAnsi="Times New Roman" w:cs="Times New Roman"/>
          <w:color w:val="222222"/>
          <w:sz w:val="24"/>
          <w:szCs w:val="24"/>
          <w:shd w:val="clear" w:color="auto" w:fill="FFFFFF"/>
        </w:rPr>
        <w:t xml:space="preserve">. </w:t>
      </w:r>
      <w:r w:rsidR="00FB3CBE" w:rsidRPr="001554AE">
        <w:rPr>
          <w:rFonts w:ascii="Times New Roman" w:hAnsi="Times New Roman" w:cs="Times New Roman"/>
          <w:color w:val="222222"/>
          <w:sz w:val="24"/>
          <w:szCs w:val="24"/>
          <w:shd w:val="clear" w:color="auto" w:fill="FFFFFF"/>
        </w:rPr>
        <w:t xml:space="preserve"> In the context of carbon, the weakness of the XRD from C compared to Au can be uniquely compensated</w:t>
      </w:r>
      <w:r w:rsidR="00AC0588" w:rsidRPr="001554AE">
        <w:rPr>
          <w:rFonts w:ascii="Times New Roman" w:hAnsi="Times New Roman" w:cs="Times New Roman"/>
          <w:color w:val="222222"/>
          <w:sz w:val="24"/>
          <w:szCs w:val="24"/>
          <w:shd w:val="clear" w:color="auto" w:fill="FFFFFF"/>
        </w:rPr>
        <w:t xml:space="preserve"> </w:t>
      </w:r>
      <w:r w:rsidR="00A5163F" w:rsidRPr="001554AE">
        <w:rPr>
          <w:rFonts w:ascii="Times New Roman" w:hAnsi="Times New Roman" w:cs="Times New Roman"/>
          <w:color w:val="222222"/>
          <w:sz w:val="24"/>
          <w:szCs w:val="24"/>
          <w:shd w:val="clear" w:color="auto" w:fill="FFFFFF"/>
        </w:rPr>
        <w:t xml:space="preserve">with </w:t>
      </w:r>
      <w:proofErr w:type="gramStart"/>
      <w:r w:rsidR="00A5163F" w:rsidRPr="001554AE">
        <w:rPr>
          <w:rFonts w:ascii="Times New Roman" w:hAnsi="Times New Roman" w:cs="Times New Roman"/>
          <w:color w:val="222222"/>
          <w:sz w:val="24"/>
          <w:szCs w:val="24"/>
          <w:shd w:val="clear" w:color="auto" w:fill="FFFFFF"/>
        </w:rPr>
        <w:t>a</w:t>
      </w:r>
      <w:r w:rsidR="001352CE" w:rsidRPr="001554AE">
        <w:rPr>
          <w:rFonts w:ascii="Times New Roman" w:hAnsi="Times New Roman" w:cs="Times New Roman"/>
          <w:color w:val="222222"/>
          <w:sz w:val="24"/>
          <w:szCs w:val="24"/>
          <w:shd w:val="clear" w:color="auto" w:fill="FFFFFF"/>
        </w:rPr>
        <w:t xml:space="preserve"> </w:t>
      </w:r>
      <w:r w:rsidR="00CB7C64" w:rsidRPr="001554AE">
        <w:rPr>
          <w:rFonts w:ascii="Times New Roman" w:hAnsi="Times New Roman" w:cs="Times New Roman"/>
          <w:color w:val="222222"/>
          <w:sz w:val="24"/>
          <w:szCs w:val="24"/>
          <w:shd w:val="clear" w:color="auto" w:fill="FFFFFF"/>
        </w:rPr>
        <w:t>highly</w:t>
      </w:r>
      <w:proofErr w:type="gramEnd"/>
      <w:r w:rsidR="00CB7C64" w:rsidRPr="001554AE">
        <w:rPr>
          <w:rFonts w:ascii="Times New Roman" w:hAnsi="Times New Roman" w:cs="Times New Roman"/>
          <w:color w:val="222222"/>
          <w:sz w:val="24"/>
          <w:szCs w:val="24"/>
          <w:shd w:val="clear" w:color="auto" w:fill="FFFFFF"/>
        </w:rPr>
        <w:t xml:space="preserve">-oriented </w:t>
      </w:r>
      <w:r w:rsidR="001352CE" w:rsidRPr="001554AE">
        <w:rPr>
          <w:rFonts w:ascii="Times New Roman" w:hAnsi="Times New Roman" w:cs="Times New Roman"/>
          <w:color w:val="222222"/>
          <w:sz w:val="24"/>
          <w:szCs w:val="24"/>
          <w:shd w:val="clear" w:color="auto" w:fill="FFFFFF"/>
        </w:rPr>
        <w:t>pyrolytic graphite</w:t>
      </w:r>
      <w:r w:rsidR="00681DCB">
        <w:rPr>
          <w:rFonts w:ascii="Times New Roman" w:hAnsi="Times New Roman" w:cs="Times New Roman"/>
          <w:color w:val="222222"/>
          <w:sz w:val="24"/>
          <w:szCs w:val="24"/>
          <w:shd w:val="clear" w:color="auto" w:fill="FFFFFF"/>
        </w:rPr>
        <w:t xml:space="preserve"> </w:t>
      </w:r>
      <w:r w:rsidR="00CB7C64" w:rsidRPr="001554AE">
        <w:rPr>
          <w:rFonts w:ascii="Times New Roman" w:hAnsi="Times New Roman" w:cs="Times New Roman"/>
          <w:color w:val="222222"/>
          <w:sz w:val="24"/>
          <w:szCs w:val="24"/>
          <w:shd w:val="clear" w:color="auto" w:fill="FFFFFF"/>
        </w:rPr>
        <w:t>(HOPG)</w:t>
      </w:r>
      <w:r w:rsidR="00A5163F" w:rsidRPr="001554AE">
        <w:rPr>
          <w:rFonts w:ascii="Times New Roman" w:hAnsi="Times New Roman" w:cs="Times New Roman"/>
          <w:color w:val="222222"/>
          <w:sz w:val="24"/>
          <w:szCs w:val="24"/>
          <w:shd w:val="clear" w:color="auto" w:fill="FFFFFF"/>
        </w:rPr>
        <w:t xml:space="preserve"> sample</w:t>
      </w:r>
      <w:r w:rsidR="00E112FC" w:rsidRPr="001554AE">
        <w:rPr>
          <w:rFonts w:ascii="Times New Roman" w:hAnsi="Times New Roman" w:cs="Times New Roman"/>
          <w:color w:val="222222"/>
          <w:sz w:val="24"/>
          <w:szCs w:val="24"/>
          <w:shd w:val="clear" w:color="auto" w:fill="FFFFFF"/>
        </w:rPr>
        <w:t>, whose high-reflectivity 00</w:t>
      </w:r>
      <w:r w:rsidRPr="001554AE">
        <w:rPr>
          <w:rFonts w:ascii="Times New Roman" w:hAnsi="Times New Roman" w:cs="Times New Roman"/>
          <w:i/>
          <w:color w:val="222222"/>
          <w:sz w:val="24"/>
          <w:szCs w:val="24"/>
          <w:shd w:val="clear" w:color="auto" w:fill="FFFFFF"/>
        </w:rPr>
        <w:t>l</w:t>
      </w:r>
      <w:r w:rsidR="00E112FC" w:rsidRPr="001554AE">
        <w:rPr>
          <w:rFonts w:ascii="Times New Roman" w:hAnsi="Times New Roman" w:cs="Times New Roman"/>
          <w:color w:val="222222"/>
          <w:sz w:val="24"/>
          <w:szCs w:val="24"/>
          <w:shd w:val="clear" w:color="auto" w:fill="FFFFFF"/>
        </w:rPr>
        <w:t xml:space="preserve"> peaks yield</w:t>
      </w:r>
      <w:ins w:id="70" w:author="Oliver R. Hoidn" w:date="2017-04-13T14:10:00Z">
        <w:r w:rsidR="00C50FFA">
          <w:rPr>
            <w:rFonts w:ascii="Times New Roman" w:hAnsi="Times New Roman" w:cs="Times New Roman"/>
            <w:color w:val="222222"/>
            <w:sz w:val="24"/>
            <w:szCs w:val="24"/>
            <w:shd w:val="clear" w:color="auto" w:fill="FFFFFF"/>
          </w:rPr>
          <w:t xml:space="preserve"> much higher signal to background ratio</w:t>
        </w:r>
      </w:ins>
      <w:ins w:id="71" w:author="Oliver R. Hoidn" w:date="2017-04-13T14:12:00Z">
        <w:r w:rsidR="00C50FFA">
          <w:rPr>
            <w:rFonts w:ascii="Times New Roman" w:hAnsi="Times New Roman" w:cs="Times New Roman"/>
            <w:color w:val="222222"/>
            <w:sz w:val="24"/>
            <w:szCs w:val="24"/>
            <w:shd w:val="clear" w:color="auto" w:fill="FFFFFF"/>
          </w:rPr>
          <w:t>s</w:t>
        </w:r>
      </w:ins>
      <w:ins w:id="72" w:author="Oliver R. Hoidn" w:date="2017-04-13T14:10:00Z">
        <w:r w:rsidR="00C50FFA">
          <w:rPr>
            <w:rFonts w:ascii="Times New Roman" w:hAnsi="Times New Roman" w:cs="Times New Roman"/>
            <w:color w:val="222222"/>
            <w:sz w:val="24"/>
            <w:szCs w:val="24"/>
            <w:shd w:val="clear" w:color="auto" w:fill="FFFFFF"/>
          </w:rPr>
          <w:t xml:space="preserve"> than</w:t>
        </w:r>
      </w:ins>
      <w:del w:id="73" w:author="Oliver R. Hoidn" w:date="2017-04-13T14:10:00Z">
        <w:r w:rsidR="005209F8" w:rsidRPr="001554AE" w:rsidDel="00C50FFA">
          <w:rPr>
            <w:rFonts w:ascii="Times New Roman" w:hAnsi="Times New Roman" w:cs="Times New Roman"/>
            <w:color w:val="222222"/>
            <w:sz w:val="24"/>
            <w:szCs w:val="24"/>
            <w:shd w:val="clear" w:color="auto" w:fill="FFFFFF"/>
          </w:rPr>
          <w:delText xml:space="preserve"> much </w:delText>
        </w:r>
        <w:r w:rsidR="00E112FC" w:rsidRPr="001554AE" w:rsidDel="00C50FFA">
          <w:rPr>
            <w:rFonts w:ascii="Times New Roman" w:hAnsi="Times New Roman" w:cs="Times New Roman"/>
            <w:color w:val="222222"/>
            <w:sz w:val="24"/>
            <w:szCs w:val="24"/>
            <w:shd w:val="clear" w:color="auto" w:fill="FFFFFF"/>
          </w:rPr>
          <w:delText>m</w:delText>
        </w:r>
        <w:r w:rsidR="005F2F68" w:rsidRPr="001554AE" w:rsidDel="00C50FFA">
          <w:rPr>
            <w:rFonts w:ascii="Times New Roman" w:hAnsi="Times New Roman" w:cs="Times New Roman"/>
            <w:color w:val="222222"/>
            <w:sz w:val="24"/>
            <w:szCs w:val="24"/>
            <w:shd w:val="clear" w:color="auto" w:fill="FFFFFF"/>
          </w:rPr>
          <w:delText>ore spatially-</w:delText>
        </w:r>
        <w:r w:rsidR="00E112FC" w:rsidRPr="001554AE" w:rsidDel="00C50FFA">
          <w:rPr>
            <w:rFonts w:ascii="Times New Roman" w:hAnsi="Times New Roman" w:cs="Times New Roman"/>
            <w:color w:val="222222"/>
            <w:sz w:val="24"/>
            <w:szCs w:val="24"/>
            <w:shd w:val="clear" w:color="auto" w:fill="FFFFFF"/>
          </w:rPr>
          <w:delText>concentrated signal than</w:delText>
        </w:r>
      </w:del>
      <w:r w:rsidR="00E112FC" w:rsidRPr="001554AE">
        <w:rPr>
          <w:rFonts w:ascii="Times New Roman" w:hAnsi="Times New Roman" w:cs="Times New Roman"/>
          <w:color w:val="222222"/>
          <w:sz w:val="24"/>
          <w:szCs w:val="24"/>
          <w:shd w:val="clear" w:color="auto" w:fill="FFFFFF"/>
        </w:rPr>
        <w:t xml:space="preserve"> the powder-like </w:t>
      </w:r>
      <w:r w:rsidR="005F2F68" w:rsidRPr="001554AE">
        <w:rPr>
          <w:rFonts w:ascii="Times New Roman" w:hAnsi="Times New Roman" w:cs="Times New Roman"/>
          <w:color w:val="222222"/>
          <w:sz w:val="24"/>
          <w:szCs w:val="24"/>
          <w:shd w:val="clear" w:color="auto" w:fill="FFFFFF"/>
        </w:rPr>
        <w:t>Bragg</w:t>
      </w:r>
      <w:r w:rsidR="00E112FC" w:rsidRPr="001554AE">
        <w:rPr>
          <w:rFonts w:ascii="Times New Roman" w:hAnsi="Times New Roman" w:cs="Times New Roman"/>
          <w:color w:val="222222"/>
          <w:sz w:val="24"/>
          <w:szCs w:val="24"/>
          <w:shd w:val="clear" w:color="auto" w:fill="FFFFFF"/>
        </w:rPr>
        <w:t xml:space="preserve"> </w:t>
      </w:r>
      <w:r w:rsidR="00765795" w:rsidRPr="001554AE">
        <w:rPr>
          <w:rFonts w:ascii="Times New Roman" w:hAnsi="Times New Roman" w:cs="Times New Roman"/>
          <w:color w:val="222222"/>
          <w:sz w:val="24"/>
          <w:szCs w:val="24"/>
          <w:shd w:val="clear" w:color="auto" w:fill="FFFFFF"/>
        </w:rPr>
        <w:t xml:space="preserve">and thermal diffuse </w:t>
      </w:r>
      <w:r w:rsidR="00E112FC" w:rsidRPr="001554AE">
        <w:rPr>
          <w:rFonts w:ascii="Times New Roman" w:hAnsi="Times New Roman" w:cs="Times New Roman"/>
          <w:color w:val="222222"/>
          <w:sz w:val="24"/>
          <w:szCs w:val="24"/>
          <w:shd w:val="clear" w:color="auto" w:fill="FFFFFF"/>
        </w:rPr>
        <w:t>scattering</w:t>
      </w:r>
      <w:r w:rsidR="005209F8" w:rsidRPr="001554AE">
        <w:rPr>
          <w:rFonts w:ascii="Times New Roman" w:hAnsi="Times New Roman" w:cs="Times New Roman"/>
          <w:color w:val="222222"/>
          <w:sz w:val="24"/>
          <w:szCs w:val="24"/>
          <w:shd w:val="clear" w:color="auto" w:fill="FFFFFF"/>
        </w:rPr>
        <w:t xml:space="preserve"> </w:t>
      </w:r>
      <w:r w:rsidR="00CB7C64" w:rsidRPr="001554AE">
        <w:rPr>
          <w:rFonts w:ascii="Times New Roman" w:hAnsi="Times New Roman" w:cs="Times New Roman"/>
          <w:color w:val="222222"/>
          <w:sz w:val="24"/>
          <w:szCs w:val="24"/>
          <w:shd w:val="clear" w:color="auto" w:fill="FFFFFF"/>
        </w:rPr>
        <w:t xml:space="preserve">of </w:t>
      </w:r>
      <w:r w:rsidR="005209F8" w:rsidRPr="001554AE">
        <w:rPr>
          <w:rFonts w:ascii="Times New Roman" w:hAnsi="Times New Roman" w:cs="Times New Roman"/>
          <w:color w:val="222222"/>
          <w:sz w:val="24"/>
          <w:szCs w:val="24"/>
          <w:shd w:val="clear" w:color="auto" w:fill="FFFFFF"/>
        </w:rPr>
        <w:t>polycrystalline Au</w:t>
      </w:r>
      <w:r w:rsidR="00E112FC" w:rsidRPr="001554AE">
        <w:rPr>
          <w:rFonts w:ascii="Times New Roman" w:hAnsi="Times New Roman" w:cs="Times New Roman"/>
          <w:color w:val="222222"/>
          <w:sz w:val="24"/>
          <w:szCs w:val="24"/>
          <w:shd w:val="clear" w:color="auto" w:fill="FFFFFF"/>
        </w:rPr>
        <w:t xml:space="preserve">. </w:t>
      </w:r>
      <w:r w:rsidR="005F2F68" w:rsidRPr="001554AE">
        <w:rPr>
          <w:rFonts w:ascii="Times New Roman" w:hAnsi="Times New Roman" w:cs="Times New Roman"/>
          <w:color w:val="222222"/>
          <w:sz w:val="24"/>
          <w:szCs w:val="24"/>
          <w:shd w:val="clear" w:color="auto" w:fill="FFFFFF"/>
        </w:rPr>
        <w:t xml:space="preserve">Similar </w:t>
      </w:r>
      <w:r w:rsidR="00CB7C64" w:rsidRPr="001554AE">
        <w:rPr>
          <w:rFonts w:ascii="Times New Roman" w:hAnsi="Times New Roman" w:cs="Times New Roman"/>
          <w:color w:val="222222"/>
          <w:sz w:val="24"/>
          <w:szCs w:val="24"/>
          <w:shd w:val="clear" w:color="auto" w:fill="FFFFFF"/>
        </w:rPr>
        <w:t>configuration</w:t>
      </w:r>
      <w:r w:rsidR="00567EF8" w:rsidRPr="001554AE">
        <w:rPr>
          <w:rFonts w:ascii="Times New Roman" w:hAnsi="Times New Roman" w:cs="Times New Roman"/>
          <w:color w:val="222222"/>
          <w:sz w:val="24"/>
          <w:szCs w:val="24"/>
          <w:shd w:val="clear" w:color="auto" w:fill="FFFFFF"/>
        </w:rPr>
        <w:t xml:space="preserve">s </w:t>
      </w:r>
      <w:r w:rsidR="005F2F68" w:rsidRPr="001554AE">
        <w:rPr>
          <w:rFonts w:ascii="Times New Roman" w:hAnsi="Times New Roman" w:cs="Times New Roman"/>
          <w:color w:val="222222"/>
          <w:sz w:val="24"/>
          <w:szCs w:val="24"/>
          <w:shd w:val="clear" w:color="auto" w:fill="FFFFFF"/>
        </w:rPr>
        <w:t xml:space="preserve">exploiting mosaic or single-crystal </w:t>
      </w:r>
      <w:r w:rsidR="004F63F2" w:rsidRPr="001554AE">
        <w:rPr>
          <w:rFonts w:ascii="Times New Roman" w:hAnsi="Times New Roman" w:cs="Times New Roman"/>
          <w:color w:val="222222"/>
          <w:sz w:val="24"/>
          <w:szCs w:val="24"/>
          <w:shd w:val="clear" w:color="auto" w:fill="FFFFFF"/>
        </w:rPr>
        <w:t>samples</w:t>
      </w:r>
      <w:r w:rsidR="005F2F68" w:rsidRPr="001554AE">
        <w:rPr>
          <w:rFonts w:ascii="Times New Roman" w:hAnsi="Times New Roman" w:cs="Times New Roman"/>
          <w:color w:val="222222"/>
          <w:sz w:val="24"/>
          <w:szCs w:val="24"/>
          <w:shd w:val="clear" w:color="auto" w:fill="FFFFFF"/>
        </w:rPr>
        <w:t xml:space="preserve"> </w:t>
      </w:r>
      <w:r w:rsidR="004F63F2" w:rsidRPr="001554AE">
        <w:rPr>
          <w:rFonts w:ascii="Times New Roman" w:hAnsi="Times New Roman" w:cs="Times New Roman"/>
          <w:color w:val="222222"/>
          <w:sz w:val="24"/>
          <w:szCs w:val="24"/>
          <w:shd w:val="clear" w:color="auto" w:fill="FFFFFF"/>
        </w:rPr>
        <w:t xml:space="preserve">may </w:t>
      </w:r>
      <w:r w:rsidRPr="001554AE">
        <w:rPr>
          <w:rFonts w:ascii="Times New Roman" w:hAnsi="Times New Roman" w:cs="Times New Roman"/>
          <w:color w:val="222222"/>
          <w:sz w:val="24"/>
          <w:szCs w:val="24"/>
          <w:shd w:val="clear" w:color="auto" w:fill="FFFFFF"/>
        </w:rPr>
        <w:t>enhance</w:t>
      </w:r>
      <w:r w:rsidR="004F63F2" w:rsidRPr="001554AE">
        <w:rPr>
          <w:rFonts w:ascii="Times New Roman" w:hAnsi="Times New Roman" w:cs="Times New Roman"/>
          <w:color w:val="222222"/>
          <w:sz w:val="24"/>
          <w:szCs w:val="24"/>
          <w:shd w:val="clear" w:color="auto" w:fill="FFFFFF"/>
        </w:rPr>
        <w:t xml:space="preserve"> wide-angle</w:t>
      </w:r>
      <w:r w:rsidR="004F63F2">
        <w:rPr>
          <w:rFonts w:ascii="Times New Roman" w:hAnsi="Times New Roman" w:cs="Times New Roman"/>
          <w:color w:val="222222"/>
          <w:sz w:val="24"/>
          <w:szCs w:val="24"/>
          <w:shd w:val="clear" w:color="auto" w:fill="FFFFFF"/>
        </w:rPr>
        <w:t xml:space="preserve"> XRD on a variety of low-Z</w:t>
      </w:r>
      <w:r w:rsidR="00A5163F">
        <w:rPr>
          <w:rFonts w:ascii="Times New Roman" w:hAnsi="Times New Roman" w:cs="Times New Roman"/>
          <w:color w:val="222222"/>
          <w:sz w:val="24"/>
          <w:szCs w:val="24"/>
          <w:shd w:val="clear" w:color="auto" w:fill="FFFFFF"/>
        </w:rPr>
        <w:t xml:space="preserve"> </w:t>
      </w:r>
      <w:r w:rsidR="004F63F2">
        <w:rPr>
          <w:rFonts w:ascii="Times New Roman" w:hAnsi="Times New Roman" w:cs="Times New Roman"/>
          <w:color w:val="222222"/>
          <w:sz w:val="24"/>
          <w:szCs w:val="24"/>
          <w:shd w:val="clear" w:color="auto" w:fill="FFFFFF"/>
        </w:rPr>
        <w:t xml:space="preserve">systems, </w:t>
      </w:r>
      <w:r w:rsidR="009D2D35">
        <w:rPr>
          <w:rFonts w:ascii="Times New Roman" w:hAnsi="Times New Roman" w:cs="Times New Roman"/>
          <w:color w:val="222222"/>
          <w:sz w:val="24"/>
          <w:szCs w:val="24"/>
          <w:shd w:val="clear" w:color="auto" w:fill="FFFFFF"/>
        </w:rPr>
        <w:t>offer</w:t>
      </w:r>
      <w:r w:rsidR="004F63F2">
        <w:rPr>
          <w:rFonts w:ascii="Times New Roman" w:hAnsi="Times New Roman" w:cs="Times New Roman"/>
          <w:color w:val="222222"/>
          <w:sz w:val="24"/>
          <w:szCs w:val="24"/>
          <w:shd w:val="clear" w:color="auto" w:fill="FFFFFF"/>
        </w:rPr>
        <w:t>ing</w:t>
      </w:r>
      <w:r w:rsidR="009D2D35">
        <w:rPr>
          <w:rFonts w:ascii="Times New Roman" w:hAnsi="Times New Roman" w:cs="Times New Roman"/>
          <w:color w:val="222222"/>
          <w:sz w:val="24"/>
          <w:szCs w:val="24"/>
          <w:shd w:val="clear" w:color="auto" w:fill="FFFFFF"/>
        </w:rPr>
        <w:t xml:space="preserve"> a much-improved ability</w:t>
      </w:r>
      <w:r w:rsidR="00E25CF5">
        <w:rPr>
          <w:rFonts w:ascii="Times New Roman" w:hAnsi="Times New Roman" w:cs="Times New Roman"/>
          <w:color w:val="222222"/>
          <w:sz w:val="24"/>
          <w:szCs w:val="24"/>
          <w:shd w:val="clear" w:color="auto" w:fill="FFFFFF"/>
        </w:rPr>
        <w:t xml:space="preserve"> to </w:t>
      </w:r>
      <w:r w:rsidR="00E01D2A">
        <w:rPr>
          <w:rFonts w:ascii="Times New Roman" w:hAnsi="Times New Roman" w:cs="Times New Roman"/>
          <w:color w:val="222222"/>
          <w:sz w:val="24"/>
          <w:szCs w:val="24"/>
          <w:shd w:val="clear" w:color="auto" w:fill="FFFFFF"/>
        </w:rPr>
        <w:t xml:space="preserve">experimentally </w:t>
      </w:r>
      <w:r w:rsidR="00E25CF5">
        <w:rPr>
          <w:rFonts w:ascii="Times New Roman" w:hAnsi="Times New Roman" w:cs="Times New Roman"/>
          <w:color w:val="222222"/>
          <w:sz w:val="24"/>
          <w:szCs w:val="24"/>
          <w:shd w:val="clear" w:color="auto" w:fill="FFFFFF"/>
        </w:rPr>
        <w:t>test</w:t>
      </w:r>
      <w:r w:rsidR="0016765B">
        <w:rPr>
          <w:rFonts w:ascii="Times New Roman" w:hAnsi="Times New Roman" w:cs="Times New Roman"/>
          <w:color w:val="222222"/>
          <w:sz w:val="24"/>
          <w:szCs w:val="24"/>
          <w:shd w:val="clear" w:color="auto" w:fill="FFFFFF"/>
        </w:rPr>
        <w:t xml:space="preserve"> predictions of finite-T DFT-based modeling of </w:t>
      </w:r>
      <w:r w:rsidR="0016765B">
        <w:rPr>
          <w:rFonts w:ascii="Times New Roman" w:hAnsi="Times New Roman" w:cs="Times New Roman"/>
          <w:color w:val="222222"/>
          <w:sz w:val="24"/>
          <w:szCs w:val="24"/>
          <w:shd w:val="clear" w:color="auto" w:fill="FFFFFF"/>
        </w:rPr>
        <w:lastRenderedPageBreak/>
        <w:t>electronic structure</w:t>
      </w:r>
      <w:r w:rsidR="00E25CF5">
        <w:rPr>
          <w:rFonts w:ascii="Times New Roman" w:hAnsi="Times New Roman" w:cs="Times New Roman"/>
          <w:color w:val="222222"/>
          <w:sz w:val="24"/>
          <w:szCs w:val="24"/>
          <w:shd w:val="clear" w:color="auto" w:fill="FFFFFF"/>
        </w:rPr>
        <w:t xml:space="preserve"> in </w:t>
      </w:r>
      <w:r w:rsidR="009D2D35">
        <w:rPr>
          <w:rFonts w:ascii="Times New Roman" w:hAnsi="Times New Roman" w:cs="Times New Roman"/>
          <w:color w:val="222222"/>
          <w:sz w:val="24"/>
          <w:szCs w:val="24"/>
          <w:shd w:val="clear" w:color="auto" w:fill="FFFFFF"/>
        </w:rPr>
        <w:t xml:space="preserve">low-Z </w:t>
      </w:r>
      <w:r w:rsidR="00E25CF5">
        <w:rPr>
          <w:rFonts w:ascii="Times New Roman" w:hAnsi="Times New Roman" w:cs="Times New Roman"/>
          <w:color w:val="222222"/>
          <w:sz w:val="24"/>
          <w:szCs w:val="24"/>
          <w:shd w:val="clear" w:color="auto" w:fill="FFFFFF"/>
        </w:rPr>
        <w:t>condensed matter</w:t>
      </w:r>
      <w:r w:rsidR="00FB3CBE">
        <w:rPr>
          <w:rFonts w:ascii="Times New Roman" w:hAnsi="Times New Roman" w:cs="Times New Roman"/>
          <w:color w:val="222222"/>
          <w:sz w:val="24"/>
          <w:szCs w:val="24"/>
          <w:shd w:val="clear" w:color="auto" w:fill="FFFFFF"/>
        </w:rPr>
        <w:t xml:space="preserve">, where finite-T effects </w:t>
      </w:r>
      <w:r w:rsidR="00567EF8">
        <w:rPr>
          <w:rFonts w:ascii="Times New Roman" w:hAnsi="Times New Roman" w:cs="Times New Roman"/>
          <w:color w:val="222222"/>
          <w:sz w:val="24"/>
          <w:szCs w:val="24"/>
          <w:shd w:val="clear" w:color="auto" w:fill="FFFFFF"/>
        </w:rPr>
        <w:t>are</w:t>
      </w:r>
      <w:r w:rsidR="00FB3CBE">
        <w:rPr>
          <w:rFonts w:ascii="Times New Roman" w:hAnsi="Times New Roman" w:cs="Times New Roman"/>
          <w:color w:val="222222"/>
          <w:sz w:val="24"/>
          <w:szCs w:val="24"/>
          <w:shd w:val="clear" w:color="auto" w:fill="FFFFFF"/>
        </w:rPr>
        <w:t xml:space="preserve"> easiest to identify because of the relatively large valence-electron contribution to the XRD signal.</w:t>
      </w:r>
      <w:r w:rsidR="00FB3CBE">
        <w:rPr>
          <w:rFonts w:ascii="Times New Roman" w:hAnsi="Times New Roman" w:cs="Times New Roman"/>
          <w:color w:val="222222"/>
          <w:sz w:val="24"/>
          <w:szCs w:val="24"/>
          <w:shd w:val="clear" w:color="auto" w:fill="FFFFFF"/>
        </w:rPr>
        <w:fldChar w:fldCharType="begin"/>
      </w:r>
      <w:r w:rsidR="0020723B">
        <w:rPr>
          <w:rFonts w:ascii="Times New Roman" w:hAnsi="Times New Roman" w:cs="Times New Roman"/>
          <w:color w:val="222222"/>
          <w:sz w:val="24"/>
          <w:szCs w:val="24"/>
          <w:shd w:val="clear" w:color="auto" w:fill="FFFFFF"/>
        </w:rPr>
        <w:instrText xml:space="preserve"> ADDIN EN.CITE &lt;EndNote&gt;&lt;Cite&gt;&lt;Author&gt;Valenza&lt;/Author&gt;&lt;Year&gt;2016&lt;/Year&gt;&lt;RecNum&gt;5&lt;/RecNum&gt;&lt;DisplayText&gt;[12]&lt;/DisplayText&gt;&lt;record&gt;&lt;rec-number&gt;5&lt;/rec-number&gt;&lt;foreign-keys&gt;&lt;key app="EN" db-id="t9s9se0t6vp9pvez5ecvs9dn5tzwddxpfzsa" timestamp="0"&gt;5&lt;/key&gt;&lt;/foreign-keys&gt;&lt;ref-type name="Journal Article"&gt;17&lt;/ref-type&gt;&lt;contributors&gt;&lt;authors&gt;&lt;author&gt;Valenza, Ryan A.&lt;/author&gt;&lt;author&gt;Seidler, Gerald T.&lt;/author&gt;&lt;/authors&gt;&lt;/contributors&gt;&lt;titles&gt;&lt;title&gt;Warm dense crystallography&lt;/title&gt;&lt;secondary-title&gt;Physical Review B&lt;/secondary-title&gt;&lt;/titles&gt;&lt;pages&gt;115135&lt;/pages&gt;&lt;volume&gt;93&lt;/volume&gt;&lt;number&gt;11&lt;/number&gt;&lt;dates&gt;&lt;year&gt;2016&lt;/year&gt;&lt;pub-dates&gt;&lt;date&gt;03/21/&lt;/date&gt;&lt;/pub-dates&gt;&lt;/dates&gt;&lt;publisher&gt;American Physical Society&lt;/publisher&gt;&lt;urls&gt;&lt;related-urls&gt;&lt;url&gt;http://link.aps.org/doi/10.1103/PhysRevB.93.115135&lt;/url&gt;&lt;/related-urls&gt;&lt;/urls&gt;&lt;/record&gt;&lt;/Cite&gt;&lt;/EndNote&gt;</w:instrText>
      </w:r>
      <w:r w:rsidR="00FB3CBE">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[12]</w:t>
      </w:r>
      <w:r w:rsidR="00FB3CBE">
        <w:rPr>
          <w:rFonts w:ascii="Times New Roman" w:hAnsi="Times New Roman" w:cs="Times New Roman"/>
          <w:color w:val="222222"/>
          <w:sz w:val="24"/>
          <w:szCs w:val="24"/>
          <w:shd w:val="clear" w:color="auto" w:fill="FFFFFF"/>
        </w:rPr>
        <w:fldChar w:fldCharType="end"/>
      </w:r>
    </w:p>
    <w:p w14:paraId="729B7B84" w14:textId="7DCB01EF" w:rsidR="00390B5D" w:rsidRDefault="00213774" w:rsidP="0091018D">
      <w:pPr>
        <w:spacing w:line="360" w:lineRule="auto"/>
        <w:ind w:firstLine="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simulations presented in this paper</w:t>
      </w:r>
      <w:r w:rsidR="00D979A4">
        <w:rPr>
          <w:rFonts w:ascii="Times New Roman" w:hAnsi="Times New Roman" w:cs="Times New Roman"/>
          <w:color w:val="222222"/>
          <w:sz w:val="24"/>
          <w:szCs w:val="24"/>
          <w:shd w:val="clear" w:color="auto" w:fill="FFFFFF"/>
        </w:rPr>
        <w:t xml:space="preserve"> constitute a </w:t>
      </w:r>
      <w:r>
        <w:rPr>
          <w:rFonts w:ascii="Times New Roman" w:hAnsi="Times New Roman" w:cs="Times New Roman"/>
          <w:color w:val="222222"/>
          <w:sz w:val="24"/>
          <w:szCs w:val="24"/>
          <w:shd w:val="clear" w:color="auto" w:fill="FFFFFF"/>
        </w:rPr>
        <w:t xml:space="preserve">first demonstration </w:t>
      </w:r>
      <w:r w:rsidR="00D979A4">
        <w:rPr>
          <w:rFonts w:ascii="Times New Roman" w:hAnsi="Times New Roman" w:cs="Times New Roman"/>
          <w:color w:val="222222"/>
          <w:sz w:val="24"/>
          <w:szCs w:val="24"/>
          <w:shd w:val="clear" w:color="auto" w:fill="FFFFFF"/>
        </w:rPr>
        <w:t xml:space="preserve">of </w:t>
      </w:r>
      <w:r>
        <w:rPr>
          <w:rFonts w:ascii="Times New Roman" w:hAnsi="Times New Roman" w:cs="Times New Roman"/>
          <w:color w:val="222222"/>
          <w:sz w:val="24"/>
          <w:szCs w:val="24"/>
          <w:shd w:val="clear" w:color="auto" w:fill="FFFFFF"/>
        </w:rPr>
        <w:t>a particularly simple</w:t>
      </w:r>
      <w:r w:rsidR="00D979A4">
        <w:rPr>
          <w:rFonts w:ascii="Times New Roman" w:hAnsi="Times New Roman" w:cs="Times New Roman"/>
          <w:color w:val="222222"/>
          <w:sz w:val="24"/>
          <w:szCs w:val="24"/>
          <w:shd w:val="clear" w:color="auto" w:fill="FFFFFF"/>
        </w:rPr>
        <w:t xml:space="preserve"> implementation of structured target design. One can imagine </w:t>
      </w:r>
      <w:r w:rsidR="00841BAA">
        <w:rPr>
          <w:rFonts w:ascii="Times New Roman" w:hAnsi="Times New Roman" w:cs="Times New Roman"/>
          <w:color w:val="222222"/>
          <w:sz w:val="24"/>
          <w:szCs w:val="24"/>
          <w:shd w:val="clear" w:color="auto" w:fill="FFFFFF"/>
        </w:rPr>
        <w:t>several</w:t>
      </w:r>
      <w:r w:rsidR="00D979A4">
        <w:rPr>
          <w:rFonts w:ascii="Times New Roman" w:hAnsi="Times New Roman" w:cs="Times New Roman"/>
          <w:color w:val="222222"/>
          <w:sz w:val="24"/>
          <w:szCs w:val="24"/>
          <w:shd w:val="clear" w:color="auto" w:fill="FFFFFF"/>
        </w:rPr>
        <w:t xml:space="preserve"> </w:t>
      </w:r>
      <w:r w:rsidR="00282B08">
        <w:rPr>
          <w:rFonts w:ascii="Times New Roman" w:hAnsi="Times New Roman" w:cs="Times New Roman"/>
          <w:color w:val="222222"/>
          <w:sz w:val="24"/>
          <w:szCs w:val="24"/>
          <w:shd w:val="clear" w:color="auto" w:fill="FFFFFF"/>
        </w:rPr>
        <w:t xml:space="preserve">improved </w:t>
      </w:r>
      <w:r w:rsidR="00B33A71">
        <w:rPr>
          <w:rFonts w:ascii="Times New Roman" w:hAnsi="Times New Roman" w:cs="Times New Roman"/>
          <w:color w:val="222222"/>
          <w:sz w:val="24"/>
          <w:szCs w:val="24"/>
          <w:shd w:val="clear" w:color="auto" w:fill="FFFFFF"/>
        </w:rPr>
        <w:t>designs</w:t>
      </w:r>
      <w:r w:rsidR="00D979A4">
        <w:rPr>
          <w:rFonts w:ascii="Times New Roman" w:hAnsi="Times New Roman" w:cs="Times New Roman"/>
          <w:color w:val="222222"/>
          <w:sz w:val="24"/>
          <w:szCs w:val="24"/>
          <w:shd w:val="clear" w:color="auto" w:fill="FFFFFF"/>
        </w:rPr>
        <w:t xml:space="preserve"> that </w:t>
      </w:r>
      <w:r>
        <w:rPr>
          <w:rFonts w:ascii="Times New Roman" w:hAnsi="Times New Roman" w:cs="Times New Roman"/>
          <w:color w:val="222222"/>
          <w:sz w:val="24"/>
          <w:szCs w:val="24"/>
          <w:shd w:val="clear" w:color="auto" w:fill="FFFFFF"/>
        </w:rPr>
        <w:t>achieve the same level of</w:t>
      </w:r>
      <w:r w:rsidR="00D979A4">
        <w:rPr>
          <w:rFonts w:ascii="Times New Roman" w:hAnsi="Times New Roman" w:cs="Times New Roman"/>
          <w:color w:val="222222"/>
          <w:sz w:val="24"/>
          <w:szCs w:val="24"/>
          <w:shd w:val="clear" w:color="auto" w:fill="FFFFFF"/>
        </w:rPr>
        <w:t xml:space="preserve"> nonlocal </w:t>
      </w:r>
      <w:r w:rsidR="00981511">
        <w:rPr>
          <w:rFonts w:ascii="Times New Roman" w:hAnsi="Times New Roman" w:cs="Times New Roman"/>
          <w:color w:val="222222"/>
          <w:sz w:val="24"/>
          <w:szCs w:val="24"/>
          <w:shd w:val="clear" w:color="auto" w:fill="FFFFFF"/>
        </w:rPr>
        <w:t xml:space="preserve">sample </w:t>
      </w:r>
      <w:r>
        <w:rPr>
          <w:rFonts w:ascii="Times New Roman" w:hAnsi="Times New Roman" w:cs="Times New Roman"/>
          <w:color w:val="222222"/>
          <w:sz w:val="24"/>
          <w:szCs w:val="24"/>
          <w:shd w:val="clear" w:color="auto" w:fill="FFFFFF"/>
        </w:rPr>
        <w:t>heating</w:t>
      </w:r>
      <w:r w:rsidR="00D979A4">
        <w:rPr>
          <w:rFonts w:ascii="Times New Roman" w:hAnsi="Times New Roman" w:cs="Times New Roman"/>
          <w:color w:val="222222"/>
          <w:sz w:val="24"/>
          <w:szCs w:val="24"/>
          <w:shd w:val="clear" w:color="auto" w:fill="FFFFFF"/>
        </w:rPr>
        <w:t xml:space="preserve"> while averting some of the </w:t>
      </w:r>
      <w:r>
        <w:rPr>
          <w:rFonts w:ascii="Times New Roman" w:hAnsi="Times New Roman" w:cs="Times New Roman"/>
          <w:color w:val="222222"/>
          <w:sz w:val="24"/>
          <w:szCs w:val="24"/>
          <w:shd w:val="clear" w:color="auto" w:fill="FFFFFF"/>
        </w:rPr>
        <w:t>disadvantages</w:t>
      </w:r>
      <w:r w:rsidR="00D979A4">
        <w:rPr>
          <w:rFonts w:ascii="Times New Roman" w:hAnsi="Times New Roman" w:cs="Times New Roman"/>
          <w:color w:val="222222"/>
          <w:sz w:val="24"/>
          <w:szCs w:val="24"/>
          <w:shd w:val="clear" w:color="auto" w:fill="FFFFFF"/>
        </w:rPr>
        <w:t xml:space="preserve"> of our </w:t>
      </w:r>
      <w:r w:rsidR="000125BF">
        <w:rPr>
          <w:rFonts w:ascii="Times New Roman" w:hAnsi="Times New Roman" w:cs="Times New Roman"/>
          <w:color w:val="222222"/>
          <w:sz w:val="24"/>
          <w:szCs w:val="24"/>
          <w:shd w:val="clear" w:color="auto" w:fill="FFFFFF"/>
        </w:rPr>
        <w:t>multilayer</w:t>
      </w:r>
      <w:r w:rsidR="00D979A4">
        <w:rPr>
          <w:rFonts w:ascii="Times New Roman" w:hAnsi="Times New Roman" w:cs="Times New Roman"/>
          <w:color w:val="222222"/>
          <w:sz w:val="24"/>
          <w:szCs w:val="24"/>
          <w:shd w:val="clear" w:color="auto" w:fill="FFFFFF"/>
        </w:rPr>
        <w:t xml:space="preserve"> </w:t>
      </w:r>
      <w:r w:rsidR="0086253B">
        <w:rPr>
          <w:rFonts w:ascii="Times New Roman" w:hAnsi="Times New Roman" w:cs="Times New Roman"/>
          <w:color w:val="222222"/>
          <w:sz w:val="24"/>
          <w:szCs w:val="24"/>
          <w:shd w:val="clear" w:color="auto" w:fill="FFFFFF"/>
        </w:rPr>
        <w:t>approach</w:t>
      </w:r>
      <w:r w:rsidR="000125BF">
        <w:rPr>
          <w:rFonts w:ascii="Times New Roman" w:hAnsi="Times New Roman" w:cs="Times New Roman"/>
          <w:color w:val="222222"/>
          <w:sz w:val="24"/>
          <w:szCs w:val="24"/>
          <w:shd w:val="clear" w:color="auto" w:fill="FFFFFF"/>
        </w:rPr>
        <w:t>. For example, a</w:t>
      </w:r>
      <w:r w:rsidR="00D979A4">
        <w:rPr>
          <w:rFonts w:ascii="Times New Roman" w:hAnsi="Times New Roman" w:cs="Times New Roman"/>
          <w:color w:val="222222"/>
          <w:sz w:val="24"/>
          <w:szCs w:val="24"/>
          <w:shd w:val="clear" w:color="auto" w:fill="FFFFFF"/>
        </w:rPr>
        <w:t xml:space="preserve"> uniform </w:t>
      </w:r>
      <w:r w:rsidR="000125BF">
        <w:rPr>
          <w:rFonts w:ascii="Times New Roman" w:hAnsi="Times New Roman" w:cs="Times New Roman"/>
          <w:color w:val="222222"/>
          <w:sz w:val="24"/>
          <w:szCs w:val="24"/>
          <w:shd w:val="clear" w:color="auto" w:fill="FFFFFF"/>
        </w:rPr>
        <w:t xml:space="preserve">mixture of </w:t>
      </w:r>
      <w:r>
        <w:rPr>
          <w:rFonts w:ascii="Times New Roman" w:hAnsi="Times New Roman" w:cs="Times New Roman"/>
          <w:color w:val="222222"/>
          <w:sz w:val="24"/>
          <w:szCs w:val="24"/>
          <w:shd w:val="clear" w:color="auto" w:fill="FFFFFF"/>
        </w:rPr>
        <w:t xml:space="preserve">small (&lt; 50 nm diameter) </w:t>
      </w:r>
      <w:r w:rsidR="00981511">
        <w:rPr>
          <w:rFonts w:ascii="Times New Roman" w:hAnsi="Times New Roman" w:cs="Times New Roman"/>
          <w:color w:val="222222"/>
          <w:sz w:val="24"/>
          <w:szCs w:val="24"/>
          <w:shd w:val="clear" w:color="auto" w:fill="FFFFFF"/>
        </w:rPr>
        <w:t xml:space="preserve">sample </w:t>
      </w:r>
      <w:r w:rsidR="000125BF">
        <w:rPr>
          <w:rFonts w:ascii="Times New Roman" w:hAnsi="Times New Roman" w:cs="Times New Roman"/>
          <w:color w:val="222222"/>
          <w:sz w:val="24"/>
          <w:szCs w:val="24"/>
          <w:shd w:val="clear" w:color="auto" w:fill="FFFFFF"/>
        </w:rPr>
        <w:t xml:space="preserve">and </w:t>
      </w:r>
      <w:r>
        <w:rPr>
          <w:rFonts w:ascii="Times New Roman" w:hAnsi="Times New Roman" w:cs="Times New Roman"/>
          <w:color w:val="222222"/>
          <w:sz w:val="24"/>
          <w:szCs w:val="24"/>
          <w:shd w:val="clear" w:color="auto" w:fill="FFFFFF"/>
        </w:rPr>
        <w:t>heater</w:t>
      </w:r>
      <w:r w:rsidR="000125BF">
        <w:rPr>
          <w:rFonts w:ascii="Times New Roman" w:hAnsi="Times New Roman" w:cs="Times New Roman"/>
          <w:color w:val="222222"/>
          <w:sz w:val="24"/>
          <w:szCs w:val="24"/>
          <w:shd w:val="clear" w:color="auto" w:fill="FFFFFF"/>
        </w:rPr>
        <w:t xml:space="preserve"> nanoparticles would </w:t>
      </w:r>
      <w:r>
        <w:rPr>
          <w:rFonts w:ascii="Times New Roman" w:hAnsi="Times New Roman" w:cs="Times New Roman"/>
          <w:color w:val="222222"/>
          <w:sz w:val="24"/>
          <w:szCs w:val="24"/>
          <w:shd w:val="clear" w:color="auto" w:fill="FFFFFF"/>
        </w:rPr>
        <w:t xml:space="preserve">show similar </w:t>
      </w:r>
      <w:r w:rsidR="000125BF">
        <w:rPr>
          <w:rFonts w:ascii="Times New Roman" w:hAnsi="Times New Roman" w:cs="Times New Roman"/>
          <w:color w:val="222222"/>
          <w:sz w:val="24"/>
          <w:szCs w:val="24"/>
          <w:shd w:val="clear" w:color="auto" w:fill="FFFFFF"/>
        </w:rPr>
        <w:t>mean deposited energy densit</w:t>
      </w:r>
      <w:r>
        <w:rPr>
          <w:rFonts w:ascii="Times New Roman" w:hAnsi="Times New Roman" w:cs="Times New Roman"/>
          <w:color w:val="222222"/>
          <w:sz w:val="24"/>
          <w:szCs w:val="24"/>
          <w:shd w:val="clear" w:color="auto" w:fill="FFFFFF"/>
        </w:rPr>
        <w:t>ies</w:t>
      </w:r>
      <w:r w:rsidR="000125B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a multilayer target</w:t>
      </w:r>
      <w:r w:rsidR="00F11665">
        <w:rPr>
          <w:rFonts w:ascii="Times New Roman" w:hAnsi="Times New Roman" w:cs="Times New Roman"/>
          <w:color w:val="222222"/>
          <w:sz w:val="24"/>
          <w:szCs w:val="24"/>
          <w:shd w:val="clear" w:color="auto" w:fill="FFFFFF"/>
        </w:rPr>
        <w:t xml:space="preserve"> and can be prepared by, e.g., spin coating or drop-casting.  Such targets would have</w:t>
      </w:r>
      <w:r w:rsidR="00B33A71">
        <w:rPr>
          <w:rFonts w:ascii="Times New Roman" w:hAnsi="Times New Roman" w:cs="Times New Roman"/>
          <w:color w:val="222222"/>
          <w:sz w:val="24"/>
          <w:szCs w:val="24"/>
          <w:shd w:val="clear" w:color="auto" w:fill="FFFFFF"/>
        </w:rPr>
        <w:t xml:space="preserve"> more homogeneous heating and would </w:t>
      </w:r>
      <w:r w:rsidR="00282B08">
        <w:rPr>
          <w:rFonts w:ascii="Times New Roman" w:hAnsi="Times New Roman" w:cs="Times New Roman"/>
          <w:color w:val="222222"/>
          <w:sz w:val="24"/>
          <w:szCs w:val="24"/>
          <w:shd w:val="clear" w:color="auto" w:fill="FFFFFF"/>
        </w:rPr>
        <w:t xml:space="preserve">additionally </w:t>
      </w:r>
      <w:r w:rsidR="00B33A71">
        <w:rPr>
          <w:rFonts w:ascii="Times New Roman" w:hAnsi="Times New Roman" w:cs="Times New Roman"/>
          <w:color w:val="222222"/>
          <w:sz w:val="24"/>
          <w:szCs w:val="24"/>
          <w:shd w:val="clear" w:color="auto" w:fill="FFFFFF"/>
        </w:rPr>
        <w:t>allow preparation of much thicker targets</w:t>
      </w:r>
      <w:r w:rsidR="00AF48BF">
        <w:rPr>
          <w:rFonts w:ascii="Times New Roman" w:hAnsi="Times New Roman" w:cs="Times New Roman"/>
          <w:color w:val="222222"/>
          <w:sz w:val="24"/>
          <w:szCs w:val="24"/>
          <w:shd w:val="clear" w:color="auto" w:fill="FFFFFF"/>
        </w:rPr>
        <w:t xml:space="preserve"> and </w:t>
      </w:r>
      <w:r w:rsidR="003311D4">
        <w:rPr>
          <w:rFonts w:ascii="Times New Roman" w:hAnsi="Times New Roman" w:cs="Times New Roman"/>
          <w:color w:val="222222"/>
          <w:sz w:val="24"/>
          <w:szCs w:val="24"/>
          <w:shd w:val="clear" w:color="auto" w:fill="FFFFFF"/>
        </w:rPr>
        <w:t xml:space="preserve">give much higher scattered intensities. </w:t>
      </w:r>
      <w:r w:rsidR="0004522C">
        <w:rPr>
          <w:rFonts w:ascii="Times New Roman" w:hAnsi="Times New Roman" w:cs="Times New Roman"/>
          <w:color w:val="222222"/>
          <w:sz w:val="24"/>
          <w:szCs w:val="24"/>
          <w:shd w:val="clear" w:color="auto" w:fill="FFFFFF"/>
        </w:rPr>
        <w:t>A s</w:t>
      </w:r>
      <w:r w:rsidR="00282B08">
        <w:rPr>
          <w:rFonts w:ascii="Times New Roman" w:hAnsi="Times New Roman" w:cs="Times New Roman"/>
          <w:color w:val="222222"/>
          <w:sz w:val="24"/>
          <w:szCs w:val="24"/>
          <w:shd w:val="clear" w:color="auto" w:fill="FFFFFF"/>
        </w:rPr>
        <w:t xml:space="preserve">imilar </w:t>
      </w:r>
      <w:r w:rsidR="00AF48BF">
        <w:rPr>
          <w:rFonts w:ascii="Times New Roman" w:hAnsi="Times New Roman" w:cs="Times New Roman"/>
          <w:color w:val="222222"/>
          <w:sz w:val="24"/>
          <w:szCs w:val="24"/>
          <w:shd w:val="clear" w:color="auto" w:fill="FFFFFF"/>
        </w:rPr>
        <w:t>result may be possible</w:t>
      </w:r>
      <w:r w:rsidR="00282B08">
        <w:rPr>
          <w:rFonts w:ascii="Times New Roman" w:hAnsi="Times New Roman" w:cs="Times New Roman"/>
          <w:color w:val="222222"/>
          <w:sz w:val="24"/>
          <w:szCs w:val="24"/>
          <w:shd w:val="clear" w:color="auto" w:fill="FFFFFF"/>
        </w:rPr>
        <w:t xml:space="preserve"> using </w:t>
      </w:r>
      <w:r w:rsidR="0004522C">
        <w:rPr>
          <w:rFonts w:ascii="Times New Roman" w:hAnsi="Times New Roman" w:cs="Times New Roman"/>
          <w:color w:val="222222"/>
          <w:sz w:val="24"/>
          <w:szCs w:val="24"/>
          <w:shd w:val="clear" w:color="auto" w:fill="FFFFFF"/>
        </w:rPr>
        <w:t xml:space="preserve">electrochemical or </w:t>
      </w:r>
      <w:r w:rsidR="00282B08">
        <w:rPr>
          <w:rFonts w:ascii="Times New Roman" w:hAnsi="Times New Roman" w:cs="Times New Roman"/>
          <w:color w:val="222222"/>
          <w:sz w:val="24"/>
          <w:szCs w:val="24"/>
          <w:shd w:val="clear" w:color="auto" w:fill="FFFFFF"/>
        </w:rPr>
        <w:t xml:space="preserve">vapor deposition to embed </w:t>
      </w:r>
      <w:r w:rsidR="00981511">
        <w:rPr>
          <w:rFonts w:ascii="Times New Roman" w:hAnsi="Times New Roman" w:cs="Times New Roman"/>
          <w:color w:val="222222"/>
          <w:sz w:val="24"/>
          <w:szCs w:val="24"/>
          <w:shd w:val="clear" w:color="auto" w:fill="FFFFFF"/>
        </w:rPr>
        <w:t xml:space="preserve">sample </w:t>
      </w:r>
      <w:r w:rsidR="00282B08">
        <w:rPr>
          <w:rFonts w:ascii="Times New Roman" w:hAnsi="Times New Roman" w:cs="Times New Roman"/>
          <w:color w:val="222222"/>
          <w:sz w:val="24"/>
          <w:szCs w:val="24"/>
          <w:shd w:val="clear" w:color="auto" w:fill="FFFFFF"/>
        </w:rPr>
        <w:t>materials inside porous high-Z metal substrates</w:t>
      </w:r>
      <w:r w:rsidR="00FB3CBE">
        <w:rPr>
          <w:rFonts w:ascii="Times New Roman" w:hAnsi="Times New Roman" w:cs="Times New Roman"/>
          <w:color w:val="222222"/>
          <w:sz w:val="24"/>
          <w:szCs w:val="24"/>
          <w:shd w:val="clear" w:color="auto" w:fill="FFFFFF"/>
        </w:rPr>
        <w:t>.</w:t>
      </w:r>
      <w:r w:rsidR="001B39E8">
        <w:rPr>
          <w:rFonts w:ascii="Times New Roman" w:hAnsi="Times New Roman" w:cs="Times New Roman"/>
          <w:color w:val="222222"/>
          <w:sz w:val="24"/>
          <w:szCs w:val="24"/>
          <w:shd w:val="clear" w:color="auto" w:fill="FFFFFF"/>
        </w:rPr>
        <w:fldChar w:fldCharType="begin">
          <w:fldData xml:space="preserve">PEVuZE5vdGU+PENpdGU+PEF1dGhvcj5CYWs8L0F1dGhvcj48WWVhcj4yMDE0PC9ZZWFyPjxSZWNO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</w:fldData>
        </w:fldChar>
      </w:r>
      <w:r w:rsidR="0020723B">
        <w:rPr>
          <w:rFonts w:ascii="Times New Roman" w:hAnsi="Times New Roman" w:cs="Times New Roman"/>
          <w:color w:val="222222"/>
          <w:sz w:val="24"/>
          <w:szCs w:val="24"/>
          <w:shd w:val="clear" w:color="auto" w:fill="FFFFFF"/>
        </w:rPr>
        <w:instrText xml:space="preserve"> ADDIN EN.CITE </w:instrText>
      </w:r>
      <w:r w:rsidR="0020723B">
        <w:rPr>
          <w:rFonts w:ascii="Times New Roman" w:hAnsi="Times New Roman" w:cs="Times New Roman"/>
          <w:color w:val="222222"/>
          <w:sz w:val="24"/>
          <w:szCs w:val="24"/>
          <w:shd w:val="clear" w:color="auto" w:fill="FFFFFF"/>
        </w:rPr>
        <w:fldChar w:fldCharType="begin">
          <w:fldData xml:space="preserve">PEVuZE5vdGU+PENpdGU+PEF1dGhvcj5CYWs8L0F1dGhvcj48WWVhcj4yMDE0PC9ZZWFyPjxSZWNO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</w:fldData>
        </w:fldChar>
      </w:r>
      <w:r w:rsidR="0020723B">
        <w:rPr>
          <w:rFonts w:ascii="Times New Roman" w:hAnsi="Times New Roman" w:cs="Times New Roman"/>
          <w:color w:val="222222"/>
          <w:sz w:val="24"/>
          <w:szCs w:val="24"/>
          <w:shd w:val="clear" w:color="auto" w:fill="FFFFFF"/>
        </w:rPr>
        <w:instrText xml:space="preserve"> ADDIN EN.CITE.DATA </w:instrText>
      </w:r>
      <w:r w:rsidR="0020723B">
        <w:rPr>
          <w:rFonts w:ascii="Times New Roman" w:hAnsi="Times New Roman" w:cs="Times New Roman"/>
          <w:color w:val="222222"/>
          <w:sz w:val="24"/>
          <w:szCs w:val="24"/>
          <w:shd w:val="clear" w:color="auto" w:fill="FFFFFF"/>
        </w:rPr>
      </w:r>
      <w:r w:rsidR="0020723B">
        <w:rPr>
          <w:rFonts w:ascii="Times New Roman" w:hAnsi="Times New Roman" w:cs="Times New Roman"/>
          <w:color w:val="222222"/>
          <w:sz w:val="24"/>
          <w:szCs w:val="24"/>
          <w:shd w:val="clear" w:color="auto" w:fill="FFFFFF"/>
        </w:rPr>
        <w:fldChar w:fldCharType="end"/>
      </w:r>
      <w:r w:rsidR="001B39E8">
        <w:rPr>
          <w:rFonts w:ascii="Times New Roman" w:hAnsi="Times New Roman" w:cs="Times New Roman"/>
          <w:color w:val="222222"/>
          <w:sz w:val="24"/>
          <w:szCs w:val="24"/>
          <w:shd w:val="clear" w:color="auto" w:fill="FFFFFF"/>
        </w:rPr>
        <w:fldChar w:fldCharType="separate"/>
      </w:r>
      <w:r w:rsidR="00257D62">
        <w:rPr>
          <w:rFonts w:ascii="Times New Roman" w:hAnsi="Times New Roman" w:cs="Times New Roman"/>
          <w:noProof/>
          <w:color w:val="222222"/>
          <w:sz w:val="24"/>
          <w:szCs w:val="24"/>
          <w:shd w:val="clear" w:color="auto" w:fill="FFFFFF"/>
        </w:rPr>
        <w:t>[40,41]</w:t>
      </w:r>
      <w:r w:rsidR="001B39E8">
        <w:rPr>
          <w:rFonts w:ascii="Times New Roman" w:hAnsi="Times New Roman" w:cs="Times New Roman"/>
          <w:color w:val="222222"/>
          <w:sz w:val="24"/>
          <w:szCs w:val="24"/>
          <w:shd w:val="clear" w:color="auto" w:fill="FFFFFF"/>
        </w:rPr>
        <w:fldChar w:fldCharType="end"/>
      </w:r>
      <w:r w:rsidR="00FB3CBE">
        <w:rPr>
          <w:rFonts w:ascii="Times New Roman" w:hAnsi="Times New Roman" w:cs="Times New Roman"/>
          <w:color w:val="222222"/>
          <w:sz w:val="24"/>
          <w:szCs w:val="24"/>
          <w:shd w:val="clear" w:color="auto" w:fill="FFFFFF"/>
        </w:rPr>
        <w:t xml:space="preserve"> </w:t>
      </w:r>
      <w:r w:rsidR="00AF48BF">
        <w:rPr>
          <w:rFonts w:ascii="Times New Roman" w:hAnsi="Times New Roman" w:cs="Times New Roman"/>
          <w:color w:val="222222"/>
          <w:sz w:val="24"/>
          <w:szCs w:val="24"/>
          <w:shd w:val="clear" w:color="auto" w:fill="FFFFFF"/>
        </w:rPr>
        <w:t xml:space="preserve">Two-color </w:t>
      </w:r>
      <w:r w:rsidR="0004522C">
        <w:rPr>
          <w:rFonts w:ascii="Times New Roman" w:hAnsi="Times New Roman" w:cs="Times New Roman"/>
          <w:color w:val="222222"/>
          <w:sz w:val="24"/>
          <w:szCs w:val="24"/>
          <w:shd w:val="clear" w:color="auto" w:fill="FFFFFF"/>
        </w:rPr>
        <w:t xml:space="preserve">XFEL </w:t>
      </w:r>
      <w:r w:rsidR="00AF48BF">
        <w:rPr>
          <w:rFonts w:ascii="Times New Roman" w:hAnsi="Times New Roman" w:cs="Times New Roman"/>
          <w:color w:val="222222"/>
          <w:sz w:val="24"/>
          <w:szCs w:val="24"/>
          <w:shd w:val="clear" w:color="auto" w:fill="FFFFFF"/>
        </w:rPr>
        <w:t xml:space="preserve">experiments </w:t>
      </w:r>
      <w:r w:rsidR="0004522C">
        <w:rPr>
          <w:rFonts w:ascii="Times New Roman" w:hAnsi="Times New Roman" w:cs="Times New Roman"/>
          <w:color w:val="222222"/>
          <w:sz w:val="24"/>
          <w:szCs w:val="24"/>
          <w:shd w:val="clear" w:color="auto" w:fill="FFFFFF"/>
        </w:rPr>
        <w:t xml:space="preserve">may </w:t>
      </w:r>
      <w:r w:rsidR="00FB3CBE">
        <w:rPr>
          <w:rFonts w:ascii="Times New Roman" w:hAnsi="Times New Roman" w:cs="Times New Roman"/>
          <w:color w:val="222222"/>
          <w:sz w:val="24"/>
          <w:szCs w:val="24"/>
          <w:shd w:val="clear" w:color="auto" w:fill="FFFFFF"/>
        </w:rPr>
        <w:t xml:space="preserve">also </w:t>
      </w:r>
      <w:r w:rsidR="0004522C">
        <w:rPr>
          <w:rFonts w:ascii="Times New Roman" w:hAnsi="Times New Roman" w:cs="Times New Roman"/>
          <w:color w:val="222222"/>
          <w:sz w:val="24"/>
          <w:szCs w:val="24"/>
          <w:shd w:val="clear" w:color="auto" w:fill="FFFFFF"/>
        </w:rPr>
        <w:t xml:space="preserve">lend themselves to </w:t>
      </w:r>
      <w:r w:rsidR="00390B5D">
        <w:rPr>
          <w:rFonts w:ascii="Times New Roman" w:hAnsi="Times New Roman" w:cs="Times New Roman"/>
          <w:color w:val="222222"/>
          <w:sz w:val="24"/>
          <w:szCs w:val="24"/>
          <w:shd w:val="clear" w:color="auto" w:fill="FFFFFF"/>
        </w:rPr>
        <w:t xml:space="preserve">lithographically patterned designs with concentric cylindrical volumes of (inner) </w:t>
      </w:r>
      <w:r w:rsidR="00981511">
        <w:rPr>
          <w:rFonts w:ascii="Times New Roman" w:hAnsi="Times New Roman" w:cs="Times New Roman"/>
          <w:color w:val="222222"/>
          <w:sz w:val="24"/>
          <w:szCs w:val="24"/>
          <w:shd w:val="clear" w:color="auto" w:fill="FFFFFF"/>
        </w:rPr>
        <w:t xml:space="preserve">sample </w:t>
      </w:r>
      <w:r w:rsidR="00390B5D">
        <w:rPr>
          <w:rFonts w:ascii="Times New Roman" w:hAnsi="Times New Roman" w:cs="Times New Roman"/>
          <w:color w:val="222222"/>
          <w:sz w:val="24"/>
          <w:szCs w:val="24"/>
          <w:shd w:val="clear" w:color="auto" w:fill="FFFFFF"/>
        </w:rPr>
        <w:t xml:space="preserve">and (outer) cladding materials, wherein the more tightly-focused probe pulse would be inscribed in a volume free of cladding material. Such a configuration would </w:t>
      </w:r>
      <w:r w:rsidR="00735383">
        <w:rPr>
          <w:rFonts w:ascii="Times New Roman" w:hAnsi="Times New Roman" w:cs="Times New Roman"/>
          <w:color w:val="222222"/>
          <w:sz w:val="24"/>
          <w:szCs w:val="24"/>
          <w:shd w:val="clear" w:color="auto" w:fill="FFFFFF"/>
        </w:rPr>
        <w:t xml:space="preserve">have the intention of reducing (cladding) background relative to signal, which would be particularly useful for weakly-diffracting low-Z </w:t>
      </w:r>
      <w:r w:rsidR="00981511">
        <w:rPr>
          <w:rFonts w:ascii="Times New Roman" w:hAnsi="Times New Roman" w:cs="Times New Roman"/>
          <w:color w:val="222222"/>
          <w:sz w:val="24"/>
          <w:szCs w:val="24"/>
          <w:shd w:val="clear" w:color="auto" w:fill="FFFFFF"/>
        </w:rPr>
        <w:t>samples</w:t>
      </w:r>
      <w:r w:rsidR="00735383">
        <w:rPr>
          <w:rFonts w:ascii="Times New Roman" w:hAnsi="Times New Roman" w:cs="Times New Roman"/>
          <w:color w:val="222222"/>
          <w:sz w:val="24"/>
          <w:szCs w:val="24"/>
          <w:shd w:val="clear" w:color="auto" w:fill="FFFFFF"/>
        </w:rPr>
        <w:t xml:space="preserve">. </w:t>
      </w:r>
    </w:p>
    <w:p w14:paraId="02B49EEC" w14:textId="76C10718" w:rsidR="00285671" w:rsidRDefault="00182D50" w:rsidP="00285671">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 xml:space="preserve">IV. </w:t>
      </w:r>
      <w:r w:rsidR="004D7FFD" w:rsidRPr="00E25CF5">
        <w:rPr>
          <w:rFonts w:ascii="Times New Roman" w:hAnsi="Times New Roman" w:cs="Times New Roman"/>
          <w:b/>
          <w:color w:val="222222"/>
          <w:sz w:val="24"/>
          <w:szCs w:val="24"/>
          <w:shd w:val="clear" w:color="auto" w:fill="FFFFFF"/>
        </w:rPr>
        <w:t>Conclusion</w:t>
      </w:r>
    </w:p>
    <w:p w14:paraId="780EAA5F" w14:textId="75280BFA" w:rsidR="007D4BBC" w:rsidRDefault="00D839B8" w:rsidP="00285671">
      <w:pPr>
        <w:spacing w:line="360" w:lineRule="auto"/>
        <w:ind w:firstLine="360"/>
        <w:rPr>
          <w:rFonts w:ascii="Times New Roman" w:hAnsi="Times New Roman" w:cs="Times New Roman"/>
          <w:color w:val="222222"/>
          <w:sz w:val="24"/>
          <w:szCs w:val="24"/>
          <w:shd w:val="clear" w:color="auto" w:fill="FFFFFF"/>
        </w:rPr>
      </w:pPr>
      <w:r w:rsidRPr="00D3522C">
        <w:rPr>
          <w:rFonts w:ascii="Times New Roman" w:hAnsi="Times New Roman" w:cs="Times New Roman"/>
          <w:color w:val="222222"/>
          <w:sz w:val="24"/>
          <w:szCs w:val="24"/>
          <w:shd w:val="clear" w:color="auto" w:fill="FFFFFF"/>
        </w:rPr>
        <w:t xml:space="preserve">We </w:t>
      </w:r>
      <w:r w:rsidR="003F69C0">
        <w:rPr>
          <w:rFonts w:ascii="Times New Roman" w:hAnsi="Times New Roman" w:cs="Times New Roman"/>
          <w:color w:val="222222"/>
          <w:sz w:val="24"/>
          <w:szCs w:val="24"/>
          <w:shd w:val="clear" w:color="auto" w:fill="FFFFFF"/>
        </w:rPr>
        <w:t xml:space="preserve">model </w:t>
      </w:r>
      <w:r w:rsidRPr="00D3522C">
        <w:rPr>
          <w:rFonts w:ascii="Times New Roman" w:hAnsi="Times New Roman" w:cs="Times New Roman"/>
          <w:color w:val="222222"/>
          <w:sz w:val="24"/>
          <w:szCs w:val="24"/>
          <w:shd w:val="clear" w:color="auto" w:fill="FFFFFF"/>
        </w:rPr>
        <w:t xml:space="preserve">the spatial distribution of </w:t>
      </w:r>
      <w:r>
        <w:rPr>
          <w:rFonts w:ascii="Times New Roman" w:hAnsi="Times New Roman" w:cs="Times New Roman"/>
          <w:color w:val="222222"/>
          <w:sz w:val="24"/>
          <w:szCs w:val="24"/>
          <w:shd w:val="clear" w:color="auto" w:fill="FFFFFF"/>
        </w:rPr>
        <w:t xml:space="preserve">deposited energy in nanostructured targets for </w:t>
      </w:r>
      <w:r w:rsidR="007D4BBC">
        <w:rPr>
          <w:rFonts w:ascii="Times New Roman" w:hAnsi="Times New Roman" w:cs="Times New Roman"/>
          <w:color w:val="222222"/>
          <w:sz w:val="24"/>
          <w:szCs w:val="24"/>
          <w:shd w:val="clear" w:color="auto" w:fill="FFFFFF"/>
        </w:rPr>
        <w:t xml:space="preserve">hard x-ray </w:t>
      </w:r>
      <w:r>
        <w:rPr>
          <w:rFonts w:ascii="Times New Roman" w:hAnsi="Times New Roman" w:cs="Times New Roman"/>
          <w:color w:val="222222"/>
          <w:sz w:val="24"/>
          <w:szCs w:val="24"/>
          <w:shd w:val="clear" w:color="auto" w:fill="FFFFFF"/>
        </w:rPr>
        <w:t>XFEL heating experiments</w:t>
      </w:r>
      <w:r w:rsidR="005D57F0">
        <w:rPr>
          <w:rFonts w:ascii="Times New Roman" w:hAnsi="Times New Roman" w:cs="Times New Roman"/>
          <w:color w:val="222222"/>
          <w:sz w:val="24"/>
          <w:szCs w:val="24"/>
          <w:shd w:val="clear" w:color="auto" w:fill="FFFFFF"/>
        </w:rPr>
        <w:t xml:space="preserve"> using the Monte Carlo code PENELOPE</w:t>
      </w:r>
      <w:r w:rsidR="007D4BBC">
        <w:rPr>
          <w:rFonts w:ascii="Times New Roman" w:hAnsi="Times New Roman" w:cs="Times New Roman"/>
          <w:color w:val="222222"/>
          <w:sz w:val="24"/>
          <w:szCs w:val="24"/>
          <w:shd w:val="clear" w:color="auto" w:fill="FFFFFF"/>
        </w:rPr>
        <w:t xml:space="preserve">. We find that two-component targets consisting of a sample material and high-Z cladding achieve </w:t>
      </w:r>
      <w:r w:rsidR="00B12546">
        <w:rPr>
          <w:rFonts w:ascii="Times New Roman" w:hAnsi="Times New Roman" w:cs="Times New Roman"/>
          <w:color w:val="222222"/>
          <w:sz w:val="24"/>
          <w:szCs w:val="24"/>
          <w:shd w:val="clear" w:color="auto" w:fill="FFFFFF"/>
        </w:rPr>
        <w:t>substantial nonlocal</w:t>
      </w:r>
      <w:r w:rsidR="007D4BBC">
        <w:rPr>
          <w:rFonts w:ascii="Times New Roman" w:hAnsi="Times New Roman" w:cs="Times New Roman"/>
          <w:color w:val="222222"/>
          <w:sz w:val="24"/>
          <w:szCs w:val="24"/>
          <w:shd w:val="clear" w:color="auto" w:fill="FFFFFF"/>
        </w:rPr>
        <w:t xml:space="preserve"> heating of the sample via </w:t>
      </w:r>
      <w:r w:rsidR="00C27EBE">
        <w:rPr>
          <w:rFonts w:ascii="Times New Roman" w:hAnsi="Times New Roman" w:cs="Times New Roman"/>
          <w:color w:val="222222"/>
          <w:sz w:val="24"/>
          <w:szCs w:val="24"/>
          <w:shd w:val="clear" w:color="auto" w:fill="FFFFFF"/>
        </w:rPr>
        <w:t xml:space="preserve">the relaxation cascade following </w:t>
      </w:r>
      <w:r w:rsidR="007D4BBC">
        <w:rPr>
          <w:rFonts w:ascii="Times New Roman" w:hAnsi="Times New Roman" w:cs="Times New Roman"/>
          <w:color w:val="222222"/>
          <w:sz w:val="24"/>
          <w:szCs w:val="24"/>
          <w:shd w:val="clear" w:color="auto" w:fill="FFFFFF"/>
        </w:rPr>
        <w:t>transport of multi-</w:t>
      </w:r>
      <w:proofErr w:type="spellStart"/>
      <w:r w:rsidR="007D4BBC">
        <w:rPr>
          <w:rFonts w:ascii="Times New Roman" w:hAnsi="Times New Roman" w:cs="Times New Roman"/>
          <w:color w:val="222222"/>
          <w:sz w:val="24"/>
          <w:szCs w:val="24"/>
          <w:shd w:val="clear" w:color="auto" w:fill="FFFFFF"/>
        </w:rPr>
        <w:t>keV</w:t>
      </w:r>
      <w:proofErr w:type="spellEnd"/>
      <w:r w:rsidR="007D4BBC">
        <w:rPr>
          <w:rFonts w:ascii="Times New Roman" w:hAnsi="Times New Roman" w:cs="Times New Roman"/>
          <w:color w:val="222222"/>
          <w:sz w:val="24"/>
          <w:szCs w:val="24"/>
          <w:shd w:val="clear" w:color="auto" w:fill="FFFFFF"/>
        </w:rPr>
        <w:t xml:space="preserve"> Auger and photoelectrons. </w:t>
      </w:r>
      <w:r w:rsidR="002C7778">
        <w:rPr>
          <w:rFonts w:ascii="Times New Roman" w:hAnsi="Times New Roman" w:cs="Times New Roman"/>
          <w:color w:val="222222"/>
          <w:sz w:val="24"/>
          <w:szCs w:val="24"/>
          <w:shd w:val="clear" w:color="auto" w:fill="FFFFFF"/>
        </w:rPr>
        <w:t xml:space="preserve">We argue that this </w:t>
      </w:r>
      <w:r w:rsidR="003F69C0">
        <w:rPr>
          <w:rFonts w:ascii="Times New Roman" w:hAnsi="Times New Roman" w:cs="Times New Roman"/>
          <w:color w:val="222222"/>
          <w:sz w:val="24"/>
          <w:szCs w:val="24"/>
          <w:shd w:val="clear" w:color="auto" w:fill="FFFFFF"/>
        </w:rPr>
        <w:t xml:space="preserve">target </w:t>
      </w:r>
      <w:r w:rsidR="002C7778">
        <w:rPr>
          <w:rFonts w:ascii="Times New Roman" w:hAnsi="Times New Roman" w:cs="Times New Roman"/>
          <w:color w:val="222222"/>
          <w:sz w:val="24"/>
          <w:szCs w:val="24"/>
          <w:shd w:val="clear" w:color="auto" w:fill="FFFFFF"/>
        </w:rPr>
        <w:t xml:space="preserve">design </w:t>
      </w:r>
      <w:r w:rsidR="003F69C0">
        <w:rPr>
          <w:rFonts w:ascii="Times New Roman" w:hAnsi="Times New Roman" w:cs="Times New Roman"/>
          <w:color w:val="222222"/>
          <w:sz w:val="24"/>
          <w:szCs w:val="24"/>
          <w:shd w:val="clear" w:color="auto" w:fill="FFFFFF"/>
        </w:rPr>
        <w:t xml:space="preserve">approach </w:t>
      </w:r>
      <w:r w:rsidR="00B52D2E">
        <w:rPr>
          <w:rFonts w:ascii="Times New Roman" w:hAnsi="Times New Roman" w:cs="Times New Roman"/>
          <w:color w:val="222222"/>
          <w:sz w:val="24"/>
          <w:szCs w:val="24"/>
          <w:shd w:val="clear" w:color="auto" w:fill="FFFFFF"/>
        </w:rPr>
        <w:t>will bring</w:t>
      </w:r>
      <w:r w:rsidR="002C7778">
        <w:rPr>
          <w:rFonts w:ascii="Times New Roman" w:hAnsi="Times New Roman" w:cs="Times New Roman"/>
          <w:color w:val="222222"/>
          <w:sz w:val="24"/>
          <w:szCs w:val="24"/>
          <w:shd w:val="clear" w:color="auto" w:fill="FFFFFF"/>
        </w:rPr>
        <w:t xml:space="preserve"> substantial benefits to XFEL heating experiment</w:t>
      </w:r>
      <w:r w:rsidR="005D57F0">
        <w:rPr>
          <w:rFonts w:ascii="Times New Roman" w:hAnsi="Times New Roman" w:cs="Times New Roman"/>
          <w:color w:val="222222"/>
          <w:sz w:val="24"/>
          <w:szCs w:val="24"/>
          <w:shd w:val="clear" w:color="auto" w:fill="FFFFFF"/>
        </w:rPr>
        <w:t>s in the following ways</w:t>
      </w:r>
      <w:r w:rsidR="002151D4">
        <w:rPr>
          <w:rFonts w:ascii="Times New Roman" w:hAnsi="Times New Roman" w:cs="Times New Roman"/>
          <w:color w:val="222222"/>
          <w:sz w:val="24"/>
          <w:szCs w:val="24"/>
          <w:shd w:val="clear" w:color="auto" w:fill="FFFFFF"/>
        </w:rPr>
        <w:t xml:space="preserve">: first, </w:t>
      </w:r>
      <w:r w:rsidR="005D57F0">
        <w:rPr>
          <w:rFonts w:ascii="Times New Roman" w:hAnsi="Times New Roman" w:cs="Times New Roman"/>
          <w:color w:val="222222"/>
          <w:sz w:val="24"/>
          <w:szCs w:val="24"/>
          <w:shd w:val="clear" w:color="auto" w:fill="FFFFFF"/>
        </w:rPr>
        <w:t xml:space="preserve">by </w:t>
      </w:r>
      <w:r w:rsidR="002C7778">
        <w:rPr>
          <w:rFonts w:ascii="Times New Roman" w:hAnsi="Times New Roman" w:cs="Times New Roman"/>
          <w:color w:val="222222"/>
          <w:sz w:val="24"/>
          <w:szCs w:val="24"/>
          <w:shd w:val="clear" w:color="auto" w:fill="FFFFFF"/>
        </w:rPr>
        <w:t>enlarging their accessible thermodynamic parameter space</w:t>
      </w:r>
      <w:r w:rsidR="008F667B">
        <w:rPr>
          <w:rFonts w:ascii="Times New Roman" w:hAnsi="Times New Roman" w:cs="Times New Roman"/>
          <w:color w:val="222222"/>
          <w:sz w:val="24"/>
          <w:szCs w:val="24"/>
          <w:shd w:val="clear" w:color="auto" w:fill="FFFFFF"/>
        </w:rPr>
        <w:t xml:space="preserve"> and</w:t>
      </w:r>
      <w:r w:rsidR="005D57F0">
        <w:rPr>
          <w:rFonts w:ascii="Times New Roman" w:hAnsi="Times New Roman" w:cs="Times New Roman"/>
          <w:color w:val="222222"/>
          <w:sz w:val="24"/>
          <w:szCs w:val="24"/>
          <w:shd w:val="clear" w:color="auto" w:fill="FFFFFF"/>
        </w:rPr>
        <w:t xml:space="preserve"> </w:t>
      </w:r>
      <w:r w:rsidR="002151D4">
        <w:rPr>
          <w:rFonts w:ascii="Times New Roman" w:hAnsi="Times New Roman" w:cs="Times New Roman"/>
          <w:color w:val="222222"/>
          <w:sz w:val="24"/>
          <w:szCs w:val="24"/>
          <w:shd w:val="clear" w:color="auto" w:fill="FFFFFF"/>
        </w:rPr>
        <w:t xml:space="preserve">second, </w:t>
      </w:r>
      <w:r w:rsidR="005D57F0">
        <w:rPr>
          <w:rFonts w:ascii="Times New Roman" w:hAnsi="Times New Roman" w:cs="Times New Roman"/>
          <w:color w:val="222222"/>
          <w:sz w:val="24"/>
          <w:szCs w:val="24"/>
          <w:shd w:val="clear" w:color="auto" w:fill="FFFFFF"/>
        </w:rPr>
        <w:t>by</w:t>
      </w:r>
      <w:r w:rsidR="003F69C0">
        <w:rPr>
          <w:rFonts w:ascii="Times New Roman" w:hAnsi="Times New Roman" w:cs="Times New Roman"/>
          <w:color w:val="222222"/>
          <w:sz w:val="24"/>
          <w:szCs w:val="24"/>
          <w:shd w:val="clear" w:color="auto" w:fill="FFFFFF"/>
        </w:rPr>
        <w:t xml:space="preserve"> </w:t>
      </w:r>
      <w:r w:rsidR="002C7778">
        <w:rPr>
          <w:rFonts w:ascii="Times New Roman" w:hAnsi="Times New Roman" w:cs="Times New Roman"/>
          <w:color w:val="222222"/>
          <w:sz w:val="24"/>
          <w:szCs w:val="24"/>
          <w:shd w:val="clear" w:color="auto" w:fill="FFFFFF"/>
        </w:rPr>
        <w:t xml:space="preserve">improving the capability of x-ray diffraction diagnostics to characterize </w:t>
      </w:r>
      <w:r w:rsidR="00B52D2E">
        <w:rPr>
          <w:rFonts w:ascii="Times New Roman" w:hAnsi="Times New Roman" w:cs="Times New Roman"/>
          <w:color w:val="222222"/>
          <w:sz w:val="24"/>
          <w:szCs w:val="24"/>
          <w:shd w:val="clear" w:color="auto" w:fill="FFFFFF"/>
        </w:rPr>
        <w:t xml:space="preserve">finite-temperature electronic structure </w:t>
      </w:r>
      <w:r w:rsidR="002C7778">
        <w:rPr>
          <w:rFonts w:ascii="Times New Roman" w:hAnsi="Times New Roman" w:cs="Times New Roman"/>
          <w:color w:val="222222"/>
          <w:sz w:val="24"/>
          <w:szCs w:val="24"/>
          <w:shd w:val="clear" w:color="auto" w:fill="FFFFFF"/>
        </w:rPr>
        <w:t>and to distinguish between</w:t>
      </w:r>
      <w:r w:rsidR="00B52D2E">
        <w:rPr>
          <w:rFonts w:ascii="Times New Roman" w:hAnsi="Times New Roman" w:cs="Times New Roman"/>
          <w:color w:val="222222"/>
          <w:sz w:val="24"/>
          <w:szCs w:val="24"/>
          <w:shd w:val="clear" w:color="auto" w:fill="FFFFFF"/>
        </w:rPr>
        <w:t xml:space="preserve"> </w:t>
      </w:r>
      <w:proofErr w:type="spellStart"/>
      <w:r w:rsidR="002C7778">
        <w:rPr>
          <w:rFonts w:ascii="Times New Roman" w:hAnsi="Times New Roman" w:cs="Times New Roman"/>
          <w:color w:val="222222"/>
          <w:sz w:val="24"/>
          <w:szCs w:val="24"/>
          <w:shd w:val="clear" w:color="auto" w:fill="FFFFFF"/>
        </w:rPr>
        <w:t>thermalization</w:t>
      </w:r>
      <w:proofErr w:type="spellEnd"/>
      <w:r w:rsidR="002C7778">
        <w:rPr>
          <w:rFonts w:ascii="Times New Roman" w:hAnsi="Times New Roman" w:cs="Times New Roman"/>
          <w:color w:val="222222"/>
          <w:sz w:val="24"/>
          <w:szCs w:val="24"/>
          <w:shd w:val="clear" w:color="auto" w:fill="FFFFFF"/>
        </w:rPr>
        <w:t xml:space="preserve"> </w:t>
      </w:r>
      <w:r w:rsidR="00B52D2E">
        <w:rPr>
          <w:rFonts w:ascii="Times New Roman" w:hAnsi="Times New Roman" w:cs="Times New Roman"/>
          <w:color w:val="222222"/>
          <w:sz w:val="24"/>
          <w:szCs w:val="24"/>
          <w:shd w:val="clear" w:color="auto" w:fill="FFFFFF"/>
        </w:rPr>
        <w:t>of the</w:t>
      </w:r>
      <w:r w:rsidR="002C7778">
        <w:rPr>
          <w:rFonts w:ascii="Times New Roman" w:hAnsi="Times New Roman" w:cs="Times New Roman"/>
          <w:color w:val="222222"/>
          <w:sz w:val="24"/>
          <w:szCs w:val="24"/>
          <w:shd w:val="clear" w:color="auto" w:fill="FFFFFF"/>
        </w:rPr>
        <w:t xml:space="preserve"> electronic and lattice degrees of freedom</w:t>
      </w:r>
      <w:r w:rsidR="00B52D2E">
        <w:rPr>
          <w:rFonts w:ascii="Times New Roman" w:hAnsi="Times New Roman" w:cs="Times New Roman"/>
          <w:color w:val="222222"/>
          <w:sz w:val="24"/>
          <w:szCs w:val="24"/>
          <w:shd w:val="clear" w:color="auto" w:fill="FFFFFF"/>
        </w:rPr>
        <w:t xml:space="preserve"> in </w:t>
      </w:r>
      <w:r w:rsidR="00C27EBE">
        <w:rPr>
          <w:rFonts w:ascii="Times New Roman" w:hAnsi="Times New Roman" w:cs="Times New Roman"/>
          <w:color w:val="222222"/>
          <w:sz w:val="24"/>
          <w:szCs w:val="24"/>
          <w:shd w:val="clear" w:color="auto" w:fill="FFFFFF"/>
        </w:rPr>
        <w:t>crystalline warm dense matter</w:t>
      </w:r>
      <w:r w:rsidR="00B52D2E">
        <w:rPr>
          <w:rFonts w:ascii="Times New Roman" w:hAnsi="Times New Roman" w:cs="Times New Roman"/>
          <w:color w:val="222222"/>
          <w:sz w:val="24"/>
          <w:szCs w:val="24"/>
          <w:shd w:val="clear" w:color="auto" w:fill="FFFFFF"/>
        </w:rPr>
        <w:t xml:space="preserve"> systems</w:t>
      </w:r>
      <w:r w:rsidR="002C7778">
        <w:rPr>
          <w:rFonts w:ascii="Times New Roman" w:hAnsi="Times New Roman" w:cs="Times New Roman"/>
          <w:color w:val="222222"/>
          <w:sz w:val="24"/>
          <w:szCs w:val="24"/>
          <w:shd w:val="clear" w:color="auto" w:fill="FFFFFF"/>
        </w:rPr>
        <w:t xml:space="preserve">. </w:t>
      </w:r>
    </w:p>
    <w:p w14:paraId="443887D3" w14:textId="77777777" w:rsidR="007D4BBC" w:rsidRDefault="007D4BBC" w:rsidP="0091018D">
      <w:pPr>
        <w:spacing w:line="360" w:lineRule="auto"/>
        <w:ind w:firstLine="360"/>
        <w:rPr>
          <w:rFonts w:ascii="Times New Roman" w:hAnsi="Times New Roman" w:cs="Times New Roman"/>
          <w:color w:val="222222"/>
          <w:sz w:val="24"/>
          <w:szCs w:val="24"/>
          <w:shd w:val="clear" w:color="auto" w:fill="FFFFFF"/>
        </w:rPr>
      </w:pPr>
    </w:p>
    <w:p w14:paraId="186C52BA" w14:textId="77777777" w:rsidR="007D4BBC" w:rsidRDefault="007D4BBC" w:rsidP="0091018D">
      <w:pPr>
        <w:spacing w:line="360" w:lineRule="auto"/>
        <w:ind w:firstLine="36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Acknowledgements</w:t>
      </w:r>
    </w:p>
    <w:p w14:paraId="559AB141" w14:textId="03DBB139" w:rsidR="00D34EB1" w:rsidRPr="00681DCB" w:rsidRDefault="007D4BBC" w:rsidP="00681DCB">
      <w:pPr>
        <w:spacing w:line="360" w:lineRule="auto"/>
        <w:ind w:firstLine="360"/>
        <w:rPr>
          <w:rFonts w:ascii="Times New Roman" w:hAnsi="Times New Roman" w:cs="Times New Roman"/>
          <w:color w:val="222222"/>
          <w:sz w:val="24"/>
          <w:szCs w:val="24"/>
          <w:shd w:val="clear" w:color="auto" w:fill="FFFFFF"/>
        </w:rPr>
      </w:pPr>
      <w:r w:rsidRPr="00D3522C">
        <w:rPr>
          <w:rFonts w:ascii="Times New Roman" w:hAnsi="Times New Roman" w:cs="Times New Roman"/>
          <w:color w:val="222222"/>
          <w:sz w:val="24"/>
          <w:szCs w:val="24"/>
          <w:shd w:val="clear" w:color="auto" w:fill="FFFFFF"/>
        </w:rPr>
        <w:lastRenderedPageBreak/>
        <w:t xml:space="preserve">We thank Joshua </w:t>
      </w:r>
      <w:proofErr w:type="spellStart"/>
      <w:r w:rsidRPr="00D3522C">
        <w:rPr>
          <w:rFonts w:ascii="Times New Roman" w:hAnsi="Times New Roman" w:cs="Times New Roman"/>
          <w:color w:val="222222"/>
          <w:sz w:val="24"/>
          <w:szCs w:val="24"/>
          <w:shd w:val="clear" w:color="auto" w:fill="FFFFFF"/>
        </w:rPr>
        <w:t>Kas</w:t>
      </w:r>
      <w:proofErr w:type="spellEnd"/>
      <w:r w:rsidRPr="00D3522C">
        <w:rPr>
          <w:rFonts w:ascii="Times New Roman" w:hAnsi="Times New Roman" w:cs="Times New Roman"/>
          <w:color w:val="222222"/>
          <w:sz w:val="24"/>
          <w:szCs w:val="24"/>
          <w:shd w:val="clear" w:color="auto" w:fill="FFFFFF"/>
        </w:rPr>
        <w:t xml:space="preserve"> for useful discussions. This work was </w:t>
      </w:r>
      <w:r w:rsidR="00681DCB">
        <w:rPr>
          <w:rFonts w:ascii="Times New Roman" w:hAnsi="Times New Roman" w:cs="Times New Roman"/>
          <w:color w:val="222222"/>
          <w:sz w:val="24"/>
          <w:szCs w:val="24"/>
          <w:shd w:val="clear" w:color="auto" w:fill="FFFFFF"/>
        </w:rPr>
        <w:t>supported by the United States Department of Energy, Basic Energy Sciences, under grant DE-SC00008580 and by the Joint Plasma Physics Program of the National Science Foundation and the Department of Energy under grant DE-SC0016251.</w:t>
      </w:r>
      <w:r w:rsidR="0020723B">
        <w:rPr>
          <w:rFonts w:ascii="Times New Roman" w:hAnsi="Times New Roman" w:cs="Times New Roman"/>
          <w:b/>
          <w:color w:val="222222"/>
          <w:sz w:val="24"/>
          <w:szCs w:val="24"/>
          <w:shd w:val="clear" w:color="auto" w:fill="FFFFFF"/>
        </w:rPr>
        <w:t xml:space="preserve"> </w:t>
      </w:r>
      <w:r w:rsidR="00D34EB1">
        <w:rPr>
          <w:rFonts w:ascii="Times New Roman" w:hAnsi="Times New Roman" w:cs="Times New Roman"/>
          <w:b/>
          <w:color w:val="222222"/>
          <w:sz w:val="24"/>
          <w:szCs w:val="24"/>
          <w:shd w:val="clear" w:color="auto" w:fill="FFFFFF"/>
        </w:rPr>
        <w:br w:type="column"/>
      </w:r>
      <w:r w:rsidR="00D34EB1" w:rsidRPr="00D3522C">
        <w:rPr>
          <w:rFonts w:ascii="Times New Roman" w:hAnsi="Times New Roman" w:cs="Times New Roman"/>
          <w:b/>
          <w:color w:val="222222"/>
          <w:sz w:val="24"/>
          <w:szCs w:val="24"/>
          <w:shd w:val="clear" w:color="auto" w:fill="FFFFFF"/>
        </w:rPr>
        <w:lastRenderedPageBreak/>
        <w:t>References</w:t>
      </w:r>
    </w:p>
    <w:bookmarkStart w:id="74" w:name="_GoBack"/>
    <w:bookmarkEnd w:id="74"/>
    <w:p w14:paraId="424B4218" w14:textId="77777777" w:rsidR="0020723B" w:rsidRPr="0020723B" w:rsidRDefault="00D34EB1" w:rsidP="0020723B">
      <w:pPr>
        <w:pStyle w:val="EndNoteBibliography"/>
        <w:spacing w:after="0"/>
        <w:rPr>
          <w:noProof/>
        </w:rPr>
      </w:pPr>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ADDIN EN.REFLIST </w:instrText>
      </w:r>
      <w:r>
        <w:rPr>
          <w:rFonts w:ascii="Times New Roman" w:hAnsi="Times New Roman" w:cs="Times New Roman"/>
          <w:color w:val="222222"/>
          <w:sz w:val="24"/>
          <w:szCs w:val="24"/>
          <w:shd w:val="clear" w:color="auto" w:fill="FFFFFF"/>
        </w:rPr>
        <w:fldChar w:fldCharType="separate"/>
      </w:r>
      <w:r w:rsidR="0020723B" w:rsidRPr="0020723B">
        <w:rPr>
          <w:noProof/>
        </w:rPr>
        <w:t>[1]</w:t>
      </w:r>
      <w:r w:rsidR="0020723B" w:rsidRPr="0020723B">
        <w:rPr>
          <w:noProof/>
        </w:rPr>
        <w:tab/>
        <w:t xml:space="preserve">R. P. Drake, </w:t>
      </w:r>
      <w:r w:rsidR="0020723B" w:rsidRPr="0020723B">
        <w:rPr>
          <w:i/>
          <w:noProof/>
        </w:rPr>
        <w:t xml:space="preserve">High-Energy-Density Physics: Fundamentals, Inertial Fusion, and Experimental Astrophysics </w:t>
      </w:r>
      <w:r w:rsidR="0020723B" w:rsidRPr="0020723B">
        <w:rPr>
          <w:noProof/>
        </w:rPr>
        <w:t>(Springer, 2006), Shock Wave and High Pressure Phenomena.</w:t>
      </w:r>
    </w:p>
    <w:p w14:paraId="5202A0D9" w14:textId="77777777" w:rsidR="0020723B" w:rsidRPr="0020723B" w:rsidRDefault="0020723B" w:rsidP="0020723B">
      <w:pPr>
        <w:pStyle w:val="EndNoteBibliography"/>
        <w:spacing w:after="0"/>
        <w:rPr>
          <w:noProof/>
        </w:rPr>
      </w:pPr>
      <w:r w:rsidRPr="0020723B">
        <w:rPr>
          <w:noProof/>
        </w:rPr>
        <w:t>[2]</w:t>
      </w:r>
      <w:r w:rsidRPr="0020723B">
        <w:rPr>
          <w:noProof/>
        </w:rPr>
        <w:tab/>
        <w:t xml:space="preserve">S. Krishnan, S. Ansell, J. J. Felten, K. J. Volin, and D. L. Price, Physical Review Letters </w:t>
      </w:r>
      <w:r w:rsidRPr="0020723B">
        <w:rPr>
          <w:b/>
          <w:noProof/>
        </w:rPr>
        <w:t>81</w:t>
      </w:r>
      <w:r w:rsidRPr="0020723B">
        <w:rPr>
          <w:noProof/>
        </w:rPr>
        <w:t>, 586 (1998).</w:t>
      </w:r>
    </w:p>
    <w:p w14:paraId="6AED9C58" w14:textId="77777777" w:rsidR="0020723B" w:rsidRPr="0020723B" w:rsidRDefault="0020723B" w:rsidP="0020723B">
      <w:pPr>
        <w:pStyle w:val="EndNoteBibliography"/>
        <w:spacing w:after="0"/>
        <w:rPr>
          <w:noProof/>
        </w:rPr>
      </w:pPr>
      <w:r w:rsidRPr="0020723B">
        <w:rPr>
          <w:noProof/>
        </w:rPr>
        <w:t>[3]</w:t>
      </w:r>
      <w:r w:rsidRPr="0020723B">
        <w:rPr>
          <w:noProof/>
        </w:rPr>
        <w:tab/>
        <w:t xml:space="preserve">J. J. Fortney, S. H. Glenzer, M. Koenig, B. Militzer, D. Saumon, and D. Valencia, Physics of Plasmas </w:t>
      </w:r>
      <w:r w:rsidRPr="0020723B">
        <w:rPr>
          <w:b/>
          <w:noProof/>
        </w:rPr>
        <w:t>16</w:t>
      </w:r>
      <w:r w:rsidRPr="0020723B">
        <w:rPr>
          <w:noProof/>
        </w:rPr>
        <w:t>, 041003 (2009).</w:t>
      </w:r>
    </w:p>
    <w:p w14:paraId="187B77E0" w14:textId="77777777" w:rsidR="0020723B" w:rsidRPr="0020723B" w:rsidRDefault="0020723B" w:rsidP="0020723B">
      <w:pPr>
        <w:pStyle w:val="EndNoteBibliography"/>
        <w:spacing w:after="0"/>
        <w:rPr>
          <w:noProof/>
        </w:rPr>
      </w:pPr>
      <w:r w:rsidRPr="0020723B">
        <w:rPr>
          <w:noProof/>
        </w:rPr>
        <w:t>[4]</w:t>
      </w:r>
      <w:r w:rsidRPr="0020723B">
        <w:rPr>
          <w:noProof/>
        </w:rPr>
        <w:tab/>
        <w:t xml:space="preserve">S. Glenzer and R. Redmer, Review of Modern Physics </w:t>
      </w:r>
      <w:r w:rsidRPr="0020723B">
        <w:rPr>
          <w:b/>
          <w:noProof/>
        </w:rPr>
        <w:t>81</w:t>
      </w:r>
      <w:r w:rsidRPr="0020723B">
        <w:rPr>
          <w:noProof/>
        </w:rPr>
        <w:t>, 1625 (2009).</w:t>
      </w:r>
    </w:p>
    <w:p w14:paraId="378EF969" w14:textId="77777777" w:rsidR="0020723B" w:rsidRPr="0020723B" w:rsidRDefault="0020723B" w:rsidP="0020723B">
      <w:pPr>
        <w:pStyle w:val="EndNoteBibliography"/>
        <w:spacing w:after="0"/>
        <w:rPr>
          <w:noProof/>
        </w:rPr>
      </w:pPr>
      <w:r w:rsidRPr="0020723B">
        <w:rPr>
          <w:noProof/>
        </w:rPr>
        <w:t>[5]</w:t>
      </w:r>
      <w:r w:rsidRPr="0020723B">
        <w:rPr>
          <w:noProof/>
        </w:rPr>
        <w:tab/>
        <w:t>R. C. Davidson, National Research Council of the National Academies</w:t>
      </w:r>
      <w:r w:rsidRPr="0020723B">
        <w:rPr>
          <w:i/>
          <w:noProof/>
        </w:rPr>
        <w:t>,</w:t>
      </w:r>
      <w:r w:rsidRPr="0020723B">
        <w:rPr>
          <w:noProof/>
        </w:rPr>
        <w:t xml:space="preserve"> </w:t>
      </w:r>
      <w:r w:rsidRPr="0020723B">
        <w:rPr>
          <w:i/>
          <w:noProof/>
        </w:rPr>
        <w:t xml:space="preserve">Frontiers in High Energy Density Physics: The X-Games of Contemporary Science </w:t>
      </w:r>
      <w:r w:rsidRPr="0020723B">
        <w:rPr>
          <w:noProof/>
        </w:rPr>
        <w:t>2003.</w:t>
      </w:r>
    </w:p>
    <w:p w14:paraId="230362AD" w14:textId="77777777" w:rsidR="0020723B" w:rsidRPr="0020723B" w:rsidRDefault="0020723B" w:rsidP="0020723B">
      <w:pPr>
        <w:pStyle w:val="EndNoteBibliography"/>
        <w:spacing w:after="0"/>
        <w:rPr>
          <w:noProof/>
        </w:rPr>
      </w:pPr>
      <w:r w:rsidRPr="0020723B">
        <w:rPr>
          <w:noProof/>
        </w:rPr>
        <w:t>[6]</w:t>
      </w:r>
      <w:r w:rsidRPr="0020723B">
        <w:rPr>
          <w:noProof/>
        </w:rPr>
        <w:tab/>
        <w:t xml:space="preserve">S. P. Hau-Riege, Physical Review E </w:t>
      </w:r>
      <w:r w:rsidRPr="0020723B">
        <w:rPr>
          <w:b/>
          <w:noProof/>
        </w:rPr>
        <w:t>87</w:t>
      </w:r>
      <w:r w:rsidRPr="0020723B">
        <w:rPr>
          <w:noProof/>
        </w:rPr>
        <w:t>, 4, 053102 (2013).</w:t>
      </w:r>
    </w:p>
    <w:p w14:paraId="4F5C2565" w14:textId="77777777" w:rsidR="0020723B" w:rsidRPr="0020723B" w:rsidRDefault="0020723B" w:rsidP="0020723B">
      <w:pPr>
        <w:pStyle w:val="EndNoteBibliography"/>
        <w:spacing w:after="0"/>
        <w:rPr>
          <w:noProof/>
        </w:rPr>
      </w:pPr>
      <w:r w:rsidRPr="0020723B">
        <w:rPr>
          <w:noProof/>
        </w:rPr>
        <w:t>[7]</w:t>
      </w:r>
      <w:r w:rsidRPr="0020723B">
        <w:rPr>
          <w:noProof/>
        </w:rPr>
        <w:tab/>
        <w:t>S. Boutet</w:t>
      </w:r>
      <w:r w:rsidRPr="0020723B">
        <w:rPr>
          <w:i/>
          <w:noProof/>
        </w:rPr>
        <w:t xml:space="preserve"> et al.</w:t>
      </w:r>
      <w:r w:rsidRPr="0020723B">
        <w:rPr>
          <w:noProof/>
        </w:rPr>
        <w:t xml:space="preserve">, Science </w:t>
      </w:r>
      <w:r w:rsidRPr="0020723B">
        <w:rPr>
          <w:b/>
          <w:noProof/>
        </w:rPr>
        <w:t>337</w:t>
      </w:r>
      <w:r w:rsidRPr="0020723B">
        <w:rPr>
          <w:noProof/>
        </w:rPr>
        <w:t>, 362 (2012).</w:t>
      </w:r>
    </w:p>
    <w:p w14:paraId="5E3FD535" w14:textId="77777777" w:rsidR="0020723B" w:rsidRPr="0020723B" w:rsidRDefault="0020723B" w:rsidP="0020723B">
      <w:pPr>
        <w:pStyle w:val="EndNoteBibliography"/>
        <w:spacing w:after="0"/>
        <w:rPr>
          <w:noProof/>
        </w:rPr>
      </w:pPr>
      <w:r w:rsidRPr="0020723B">
        <w:rPr>
          <w:noProof/>
        </w:rPr>
        <w:t>[8]</w:t>
      </w:r>
      <w:r w:rsidRPr="0020723B">
        <w:rPr>
          <w:noProof/>
        </w:rPr>
        <w:tab/>
        <w:t>H. N. Chapman</w:t>
      </w:r>
      <w:r w:rsidRPr="0020723B">
        <w:rPr>
          <w:i/>
          <w:noProof/>
        </w:rPr>
        <w:t xml:space="preserve"> et al.</w:t>
      </w:r>
      <w:r w:rsidRPr="0020723B">
        <w:rPr>
          <w:noProof/>
        </w:rPr>
        <w:t xml:space="preserve">, Nature </w:t>
      </w:r>
      <w:r w:rsidRPr="0020723B">
        <w:rPr>
          <w:b/>
          <w:noProof/>
        </w:rPr>
        <w:t>470</w:t>
      </w:r>
      <w:r w:rsidRPr="0020723B">
        <w:rPr>
          <w:noProof/>
        </w:rPr>
        <w:t>, 73 (2011).</w:t>
      </w:r>
    </w:p>
    <w:p w14:paraId="1289ED1E" w14:textId="77777777" w:rsidR="0020723B" w:rsidRPr="0020723B" w:rsidRDefault="0020723B" w:rsidP="0020723B">
      <w:pPr>
        <w:pStyle w:val="EndNoteBibliography"/>
        <w:spacing w:after="0"/>
        <w:rPr>
          <w:noProof/>
        </w:rPr>
      </w:pPr>
      <w:r w:rsidRPr="0020723B">
        <w:rPr>
          <w:noProof/>
        </w:rPr>
        <w:t>[9]</w:t>
      </w:r>
      <w:r w:rsidRPr="0020723B">
        <w:rPr>
          <w:noProof/>
        </w:rPr>
        <w:tab/>
        <w:t xml:space="preserve">C. Caleman, N. Timneanu, A. V. Martin, H. O. Jonsson, A. Aquila, A. Barty, H. A. Scott, T. A. White, and H. N. Chapman, Optics Express </w:t>
      </w:r>
      <w:r w:rsidRPr="0020723B">
        <w:rPr>
          <w:b/>
          <w:noProof/>
        </w:rPr>
        <w:t>23</w:t>
      </w:r>
      <w:r w:rsidRPr="0020723B">
        <w:rPr>
          <w:noProof/>
        </w:rPr>
        <w:t>, 1213 (2015).</w:t>
      </w:r>
    </w:p>
    <w:p w14:paraId="57DD371A" w14:textId="77777777" w:rsidR="0020723B" w:rsidRPr="0020723B" w:rsidRDefault="0020723B" w:rsidP="0020723B">
      <w:pPr>
        <w:pStyle w:val="EndNoteBibliography"/>
        <w:spacing w:after="0"/>
        <w:rPr>
          <w:noProof/>
        </w:rPr>
      </w:pPr>
      <w:r w:rsidRPr="0020723B">
        <w:rPr>
          <w:noProof/>
        </w:rPr>
        <w:t>[10]</w:t>
      </w:r>
      <w:r w:rsidRPr="0020723B">
        <w:rPr>
          <w:noProof/>
        </w:rPr>
        <w:tab/>
        <w:t xml:space="preserve">V. V. Karasiev, T. Sjostrom, and S. B. Trickey, Physical Review B </w:t>
      </w:r>
      <w:r w:rsidRPr="0020723B">
        <w:rPr>
          <w:b/>
          <w:noProof/>
        </w:rPr>
        <w:t>86</w:t>
      </w:r>
      <w:r w:rsidRPr="0020723B">
        <w:rPr>
          <w:noProof/>
        </w:rPr>
        <w:t>, 115101 (2012).</w:t>
      </w:r>
    </w:p>
    <w:p w14:paraId="4716CE8F" w14:textId="77777777" w:rsidR="0020723B" w:rsidRPr="0020723B" w:rsidRDefault="0020723B" w:rsidP="0020723B">
      <w:pPr>
        <w:pStyle w:val="EndNoteBibliography"/>
        <w:spacing w:after="0"/>
        <w:rPr>
          <w:noProof/>
        </w:rPr>
      </w:pPr>
      <w:r w:rsidRPr="0020723B">
        <w:rPr>
          <w:noProof/>
        </w:rPr>
        <w:t>[11]</w:t>
      </w:r>
      <w:r w:rsidRPr="0020723B">
        <w:rPr>
          <w:noProof/>
        </w:rPr>
        <w:tab/>
        <w:t xml:space="preserve">V. V. Karasiev, T. Sjostrom, and S. B. Trickey, Physical Review E </w:t>
      </w:r>
      <w:r w:rsidRPr="0020723B">
        <w:rPr>
          <w:b/>
          <w:noProof/>
        </w:rPr>
        <w:t>86</w:t>
      </w:r>
      <w:r w:rsidRPr="0020723B">
        <w:rPr>
          <w:noProof/>
        </w:rPr>
        <w:t>, 056704 (2012).</w:t>
      </w:r>
    </w:p>
    <w:p w14:paraId="64971207" w14:textId="77777777" w:rsidR="0020723B" w:rsidRPr="0020723B" w:rsidRDefault="0020723B" w:rsidP="0020723B">
      <w:pPr>
        <w:pStyle w:val="EndNoteBibliography"/>
        <w:spacing w:after="0"/>
        <w:rPr>
          <w:noProof/>
        </w:rPr>
      </w:pPr>
      <w:r w:rsidRPr="0020723B">
        <w:rPr>
          <w:noProof/>
        </w:rPr>
        <w:t>[12]</w:t>
      </w:r>
      <w:r w:rsidRPr="0020723B">
        <w:rPr>
          <w:noProof/>
        </w:rPr>
        <w:tab/>
        <w:t xml:space="preserve">R. A. Valenza and G. T. Seidler, Physical Review B </w:t>
      </w:r>
      <w:r w:rsidRPr="0020723B">
        <w:rPr>
          <w:b/>
          <w:noProof/>
        </w:rPr>
        <w:t>93</w:t>
      </w:r>
      <w:r w:rsidRPr="0020723B">
        <w:rPr>
          <w:noProof/>
        </w:rPr>
        <w:t>, 115135 (2016).</w:t>
      </w:r>
    </w:p>
    <w:p w14:paraId="757D145C" w14:textId="77777777" w:rsidR="0020723B" w:rsidRPr="0020723B" w:rsidRDefault="0020723B" w:rsidP="0020723B">
      <w:pPr>
        <w:pStyle w:val="EndNoteBibliography"/>
        <w:spacing w:after="0"/>
        <w:rPr>
          <w:noProof/>
        </w:rPr>
      </w:pPr>
      <w:r w:rsidRPr="0020723B">
        <w:rPr>
          <w:noProof/>
        </w:rPr>
        <w:t>[13]</w:t>
      </w:r>
      <w:r w:rsidRPr="0020723B">
        <w:rPr>
          <w:noProof/>
        </w:rPr>
        <w:tab/>
        <w:t xml:space="preserve">T. Bredow and A. R. Gerson, Physical Review B </w:t>
      </w:r>
      <w:r w:rsidRPr="0020723B">
        <w:rPr>
          <w:b/>
          <w:noProof/>
        </w:rPr>
        <w:t>61</w:t>
      </w:r>
      <w:r w:rsidRPr="0020723B">
        <w:rPr>
          <w:noProof/>
        </w:rPr>
        <w:t>, 5194 (2000).</w:t>
      </w:r>
    </w:p>
    <w:p w14:paraId="7A9EBB80" w14:textId="77777777" w:rsidR="0020723B" w:rsidRPr="0020723B" w:rsidRDefault="0020723B" w:rsidP="0020723B">
      <w:pPr>
        <w:pStyle w:val="EndNoteBibliography"/>
        <w:spacing w:after="0"/>
        <w:rPr>
          <w:noProof/>
        </w:rPr>
      </w:pPr>
      <w:r w:rsidRPr="0020723B">
        <w:rPr>
          <w:noProof/>
        </w:rPr>
        <w:t>[14]</w:t>
      </w:r>
      <w:r w:rsidRPr="0020723B">
        <w:rPr>
          <w:noProof/>
        </w:rPr>
        <w:tab/>
        <w:t xml:space="preserve">W. S. Fann, R. Storz, H. W. K. Tom, and J. Bokor, Physical Review B </w:t>
      </w:r>
      <w:r w:rsidRPr="0020723B">
        <w:rPr>
          <w:b/>
          <w:noProof/>
        </w:rPr>
        <w:t>46</w:t>
      </w:r>
      <w:r w:rsidRPr="0020723B">
        <w:rPr>
          <w:noProof/>
        </w:rPr>
        <w:t>, 13592 (1992).</w:t>
      </w:r>
    </w:p>
    <w:p w14:paraId="36682AA4" w14:textId="77777777" w:rsidR="0020723B" w:rsidRPr="0020723B" w:rsidRDefault="0020723B" w:rsidP="0020723B">
      <w:pPr>
        <w:pStyle w:val="EndNoteBibliography"/>
        <w:spacing w:after="0"/>
        <w:rPr>
          <w:noProof/>
        </w:rPr>
      </w:pPr>
      <w:r w:rsidRPr="0020723B">
        <w:rPr>
          <w:noProof/>
        </w:rPr>
        <w:t>[15]</w:t>
      </w:r>
      <w:r w:rsidRPr="0020723B">
        <w:rPr>
          <w:noProof/>
        </w:rPr>
        <w:tab/>
        <w:t>J. Faure</w:t>
      </w:r>
      <w:r w:rsidRPr="0020723B">
        <w:rPr>
          <w:i/>
          <w:noProof/>
        </w:rPr>
        <w:t xml:space="preserve"> et al.</w:t>
      </w:r>
      <w:r w:rsidRPr="0020723B">
        <w:rPr>
          <w:noProof/>
        </w:rPr>
        <w:t xml:space="preserve">, Physical Review B </w:t>
      </w:r>
      <w:r w:rsidRPr="0020723B">
        <w:rPr>
          <w:b/>
          <w:noProof/>
        </w:rPr>
        <w:t>88</w:t>
      </w:r>
      <w:r w:rsidRPr="0020723B">
        <w:rPr>
          <w:noProof/>
        </w:rPr>
        <w:t>, 075120 (2013).</w:t>
      </w:r>
    </w:p>
    <w:p w14:paraId="7B25E8A5" w14:textId="77777777" w:rsidR="0020723B" w:rsidRPr="0020723B" w:rsidRDefault="0020723B" w:rsidP="0020723B">
      <w:pPr>
        <w:pStyle w:val="EndNoteBibliography"/>
        <w:spacing w:after="0"/>
        <w:rPr>
          <w:noProof/>
        </w:rPr>
      </w:pPr>
      <w:r w:rsidRPr="0020723B">
        <w:rPr>
          <w:noProof/>
        </w:rPr>
        <w:t>[16]</w:t>
      </w:r>
      <w:r w:rsidRPr="0020723B">
        <w:rPr>
          <w:noProof/>
        </w:rPr>
        <w:tab/>
        <w:t xml:space="preserve">M. Lisowski, P. A. Loukakos, U. Bovensiepen, J. Stähler, C. Gahl, and M. Wolf, Applied Physics A </w:t>
      </w:r>
      <w:r w:rsidRPr="0020723B">
        <w:rPr>
          <w:b/>
          <w:noProof/>
        </w:rPr>
        <w:t>78</w:t>
      </w:r>
      <w:r w:rsidRPr="0020723B">
        <w:rPr>
          <w:noProof/>
        </w:rPr>
        <w:t>, 165 (2004).</w:t>
      </w:r>
    </w:p>
    <w:p w14:paraId="5673D6EE" w14:textId="77777777" w:rsidR="0020723B" w:rsidRPr="0020723B" w:rsidRDefault="0020723B" w:rsidP="0020723B">
      <w:pPr>
        <w:pStyle w:val="EndNoteBibliography"/>
        <w:spacing w:after="0"/>
        <w:rPr>
          <w:noProof/>
        </w:rPr>
      </w:pPr>
      <w:r w:rsidRPr="0020723B">
        <w:rPr>
          <w:noProof/>
        </w:rPr>
        <w:t>[17]</w:t>
      </w:r>
      <w:r w:rsidRPr="0020723B">
        <w:rPr>
          <w:noProof/>
        </w:rPr>
        <w:tab/>
        <w:t xml:space="preserve">I. Timrov, T. Kampfrath, J. Faure, N. Vast, C. R. Ast, C. Frischkorn, M. Wolf, P. Gava, and L. Perfetti, Physical Review B </w:t>
      </w:r>
      <w:r w:rsidRPr="0020723B">
        <w:rPr>
          <w:b/>
          <w:noProof/>
        </w:rPr>
        <w:t>85</w:t>
      </w:r>
      <w:r w:rsidRPr="0020723B">
        <w:rPr>
          <w:noProof/>
        </w:rPr>
        <w:t>, 155139 (2012).</w:t>
      </w:r>
    </w:p>
    <w:p w14:paraId="4E725ABC" w14:textId="77777777" w:rsidR="0020723B" w:rsidRPr="0020723B" w:rsidRDefault="0020723B" w:rsidP="0020723B">
      <w:pPr>
        <w:pStyle w:val="EndNoteBibliography"/>
        <w:spacing w:after="0"/>
        <w:rPr>
          <w:noProof/>
        </w:rPr>
      </w:pPr>
      <w:r w:rsidRPr="0020723B">
        <w:rPr>
          <w:noProof/>
        </w:rPr>
        <w:t>[18]</w:t>
      </w:r>
      <w:r w:rsidRPr="0020723B">
        <w:rPr>
          <w:noProof/>
        </w:rPr>
        <w:tab/>
        <w:t xml:space="preserve">C. Lee, N. N. Cheng, R. A. Davidson, and T. Guo, The Journal of Physical Chemistry C </w:t>
      </w:r>
      <w:r w:rsidRPr="0020723B">
        <w:rPr>
          <w:b/>
          <w:noProof/>
        </w:rPr>
        <w:t>116</w:t>
      </w:r>
      <w:r w:rsidRPr="0020723B">
        <w:rPr>
          <w:noProof/>
        </w:rPr>
        <w:t>, 11292 (2012).</w:t>
      </w:r>
    </w:p>
    <w:p w14:paraId="3CDDE872" w14:textId="77777777" w:rsidR="0020723B" w:rsidRPr="0020723B" w:rsidRDefault="0020723B" w:rsidP="0020723B">
      <w:pPr>
        <w:pStyle w:val="EndNoteBibliography"/>
        <w:spacing w:after="0"/>
        <w:rPr>
          <w:noProof/>
        </w:rPr>
      </w:pPr>
      <w:r w:rsidRPr="0020723B">
        <w:rPr>
          <w:noProof/>
        </w:rPr>
        <w:t>[19]</w:t>
      </w:r>
      <w:r w:rsidRPr="0020723B">
        <w:rPr>
          <w:noProof/>
        </w:rPr>
        <w:tab/>
        <w:t xml:space="preserve">M. K. K. Leung, J. C. L. Chow, B. D. Chithrani, M. J. G. Lee, B. Oms, and D. A. Jaffray, Medical Physics </w:t>
      </w:r>
      <w:r w:rsidRPr="0020723B">
        <w:rPr>
          <w:b/>
          <w:noProof/>
        </w:rPr>
        <w:t>38</w:t>
      </w:r>
      <w:r w:rsidRPr="0020723B">
        <w:rPr>
          <w:noProof/>
        </w:rPr>
        <w:t>, 624 (2011).</w:t>
      </w:r>
    </w:p>
    <w:p w14:paraId="174F846B" w14:textId="77777777" w:rsidR="0020723B" w:rsidRPr="0020723B" w:rsidRDefault="0020723B" w:rsidP="0020723B">
      <w:pPr>
        <w:pStyle w:val="EndNoteBibliography"/>
        <w:spacing w:after="0"/>
        <w:rPr>
          <w:noProof/>
        </w:rPr>
      </w:pPr>
      <w:r w:rsidRPr="0020723B">
        <w:rPr>
          <w:noProof/>
        </w:rPr>
        <w:t>[20]</w:t>
      </w:r>
      <w:r w:rsidRPr="0020723B">
        <w:rPr>
          <w:noProof/>
        </w:rPr>
        <w:tab/>
        <w:t xml:space="preserve">E. A. Stern, Y. Yacoby, G. T. Seidler, K. P. Nagle, M. P. Prange, A. P. Sorini, J. J. Rehr, and A. Joachimiak, Acta Crystallographica Section D-Biological Crystallography </w:t>
      </w:r>
      <w:r w:rsidRPr="0020723B">
        <w:rPr>
          <w:b/>
          <w:noProof/>
        </w:rPr>
        <w:t>65</w:t>
      </w:r>
      <w:r w:rsidRPr="0020723B">
        <w:rPr>
          <w:noProof/>
        </w:rPr>
        <w:t>, 366 (2009).</w:t>
      </w:r>
    </w:p>
    <w:p w14:paraId="71ACED48" w14:textId="77777777" w:rsidR="0020723B" w:rsidRPr="0020723B" w:rsidRDefault="0020723B" w:rsidP="0020723B">
      <w:pPr>
        <w:pStyle w:val="EndNoteBibliography"/>
        <w:spacing w:after="0"/>
        <w:rPr>
          <w:noProof/>
        </w:rPr>
      </w:pPr>
      <w:r w:rsidRPr="0020723B">
        <w:rPr>
          <w:noProof/>
        </w:rPr>
        <w:t>[21]</w:t>
      </w:r>
      <w:r w:rsidRPr="0020723B">
        <w:rPr>
          <w:noProof/>
        </w:rPr>
        <w:tab/>
        <w:t xml:space="preserve">Y. Z. Finfrock, E. A. Stern, R. W. Alkire, J. J. Kas, K. Evans-Lutterodt, A. Stein, N. Duke, K. Lazarski, and A. Joachimiak, Acta Crystallographica Section D-Biological Crystallography </w:t>
      </w:r>
      <w:r w:rsidRPr="0020723B">
        <w:rPr>
          <w:b/>
          <w:noProof/>
        </w:rPr>
        <w:t>69</w:t>
      </w:r>
      <w:r w:rsidRPr="0020723B">
        <w:rPr>
          <w:noProof/>
        </w:rPr>
        <w:t>, 1463 (2013).</w:t>
      </w:r>
    </w:p>
    <w:p w14:paraId="36F34F31" w14:textId="77777777" w:rsidR="0020723B" w:rsidRPr="0020723B" w:rsidRDefault="0020723B" w:rsidP="0020723B">
      <w:pPr>
        <w:pStyle w:val="EndNoteBibliography"/>
        <w:spacing w:after="0"/>
        <w:rPr>
          <w:noProof/>
        </w:rPr>
      </w:pPr>
      <w:r w:rsidRPr="0020723B">
        <w:rPr>
          <w:noProof/>
        </w:rPr>
        <w:t>[22]</w:t>
      </w:r>
      <w:r w:rsidRPr="0020723B">
        <w:rPr>
          <w:noProof/>
        </w:rPr>
        <w:tab/>
        <w:t xml:space="preserve">Y. Z. Finfrock, E. A. Stern, Y. Yacoby, R. W. Alkire, K. Evans-Lutterodt, A. Stein, A. F. Isakovic, J. J. Kas, and A. Joachimiak, Acta Crystallographica Section D-Biological Crystallography </w:t>
      </w:r>
      <w:r w:rsidRPr="0020723B">
        <w:rPr>
          <w:b/>
          <w:noProof/>
        </w:rPr>
        <w:t>66</w:t>
      </w:r>
      <w:r w:rsidRPr="0020723B">
        <w:rPr>
          <w:noProof/>
        </w:rPr>
        <w:t>, 1287 (2010).</w:t>
      </w:r>
    </w:p>
    <w:p w14:paraId="6871A6C8" w14:textId="77777777" w:rsidR="0020723B" w:rsidRPr="0020723B" w:rsidRDefault="0020723B" w:rsidP="0020723B">
      <w:pPr>
        <w:pStyle w:val="EndNoteBibliography"/>
        <w:spacing w:after="0"/>
        <w:rPr>
          <w:noProof/>
        </w:rPr>
      </w:pPr>
      <w:r w:rsidRPr="0020723B">
        <w:rPr>
          <w:noProof/>
        </w:rPr>
        <w:t>[23]</w:t>
      </w:r>
      <w:r w:rsidRPr="0020723B">
        <w:rPr>
          <w:noProof/>
        </w:rPr>
        <w:tab/>
        <w:t xml:space="preserve">C. Nave and M. A. Hill, Journal of Synchrotron Radiation </w:t>
      </w:r>
      <w:r w:rsidRPr="0020723B">
        <w:rPr>
          <w:b/>
          <w:noProof/>
        </w:rPr>
        <w:t>12</w:t>
      </w:r>
      <w:r w:rsidRPr="0020723B">
        <w:rPr>
          <w:noProof/>
        </w:rPr>
        <w:t>, 299 (2005).</w:t>
      </w:r>
    </w:p>
    <w:p w14:paraId="1A72197B" w14:textId="77777777" w:rsidR="0020723B" w:rsidRPr="0020723B" w:rsidRDefault="0020723B" w:rsidP="0020723B">
      <w:pPr>
        <w:pStyle w:val="EndNoteBibliography"/>
        <w:spacing w:after="0"/>
        <w:rPr>
          <w:noProof/>
        </w:rPr>
      </w:pPr>
      <w:r w:rsidRPr="0020723B">
        <w:rPr>
          <w:noProof/>
        </w:rPr>
        <w:t>[24]</w:t>
      </w:r>
      <w:r w:rsidRPr="0020723B">
        <w:rPr>
          <w:noProof/>
        </w:rPr>
        <w:tab/>
        <w:t>R. Sanishvili</w:t>
      </w:r>
      <w:r w:rsidRPr="0020723B">
        <w:rPr>
          <w:i/>
          <w:noProof/>
        </w:rPr>
        <w:t xml:space="preserve"> et al.</w:t>
      </w:r>
      <w:r w:rsidRPr="0020723B">
        <w:rPr>
          <w:noProof/>
        </w:rPr>
        <w:t xml:space="preserve">, Proceedings of the National Academy of Sciences of the United States of America </w:t>
      </w:r>
      <w:r w:rsidRPr="0020723B">
        <w:rPr>
          <w:b/>
          <w:noProof/>
        </w:rPr>
        <w:t>108</w:t>
      </w:r>
      <w:r w:rsidRPr="0020723B">
        <w:rPr>
          <w:noProof/>
        </w:rPr>
        <w:t>, 6127 (2011).</w:t>
      </w:r>
    </w:p>
    <w:p w14:paraId="748C41A1" w14:textId="77777777" w:rsidR="0020723B" w:rsidRPr="0020723B" w:rsidRDefault="0020723B" w:rsidP="0020723B">
      <w:pPr>
        <w:pStyle w:val="EndNoteBibliography"/>
        <w:spacing w:after="0"/>
        <w:rPr>
          <w:noProof/>
        </w:rPr>
      </w:pPr>
      <w:r w:rsidRPr="0020723B">
        <w:rPr>
          <w:noProof/>
        </w:rPr>
        <w:t>[25]</w:t>
      </w:r>
      <w:r w:rsidRPr="0020723B">
        <w:rPr>
          <w:noProof/>
        </w:rPr>
        <w:tab/>
        <w:t xml:space="preserve">A. A. Lutman, R. Coffee, Y. Ding, Z. Huang, J. Krzywinski, T. Maxwell, M. Messerschmidt, and H. D. Nuhn, Physical Review Letters </w:t>
      </w:r>
      <w:r w:rsidRPr="0020723B">
        <w:rPr>
          <w:b/>
          <w:noProof/>
        </w:rPr>
        <w:t>110</w:t>
      </w:r>
      <w:r w:rsidRPr="0020723B">
        <w:rPr>
          <w:noProof/>
        </w:rPr>
        <w:t>, 134801, 134801 (2013).</w:t>
      </w:r>
    </w:p>
    <w:p w14:paraId="78C0E799" w14:textId="77777777" w:rsidR="0020723B" w:rsidRPr="0020723B" w:rsidRDefault="0020723B" w:rsidP="0020723B">
      <w:pPr>
        <w:pStyle w:val="EndNoteBibliography"/>
        <w:spacing w:after="0"/>
        <w:rPr>
          <w:noProof/>
        </w:rPr>
      </w:pPr>
      <w:r w:rsidRPr="0020723B">
        <w:rPr>
          <w:noProof/>
        </w:rPr>
        <w:t>[26]</w:t>
      </w:r>
      <w:r w:rsidRPr="0020723B">
        <w:rPr>
          <w:noProof/>
        </w:rPr>
        <w:tab/>
        <w:t xml:space="preserve">A. Marinelli, A. A. Lutman, J. Wu, Y. Ding, J. Krzywinski, H. D. Nuhn, Y. Feng, R. N. Coffee, and C. Pellegrini, Physical Review Letters </w:t>
      </w:r>
      <w:r w:rsidRPr="0020723B">
        <w:rPr>
          <w:b/>
          <w:noProof/>
        </w:rPr>
        <w:t>111</w:t>
      </w:r>
      <w:r w:rsidRPr="0020723B">
        <w:rPr>
          <w:noProof/>
        </w:rPr>
        <w:t>, 134801, 134801 (2013).</w:t>
      </w:r>
    </w:p>
    <w:p w14:paraId="5C8C499D" w14:textId="77777777" w:rsidR="0020723B" w:rsidRPr="0020723B" w:rsidRDefault="0020723B" w:rsidP="0020723B">
      <w:pPr>
        <w:pStyle w:val="EndNoteBibliography"/>
        <w:spacing w:after="0"/>
        <w:rPr>
          <w:noProof/>
        </w:rPr>
      </w:pPr>
      <w:r w:rsidRPr="0020723B">
        <w:rPr>
          <w:noProof/>
        </w:rPr>
        <w:t>[27]</w:t>
      </w:r>
      <w:r w:rsidRPr="0020723B">
        <w:rPr>
          <w:noProof/>
        </w:rPr>
        <w:tab/>
        <w:t>I. Inoue</w:t>
      </w:r>
      <w:r w:rsidRPr="0020723B">
        <w:rPr>
          <w:i/>
          <w:noProof/>
        </w:rPr>
        <w:t xml:space="preserve"> et al.</w:t>
      </w:r>
      <w:r w:rsidRPr="0020723B">
        <w:rPr>
          <w:noProof/>
        </w:rPr>
        <w:t xml:space="preserve">, Proceedings of the National Academy of Sciences </w:t>
      </w:r>
      <w:r w:rsidRPr="0020723B">
        <w:rPr>
          <w:b/>
          <w:noProof/>
        </w:rPr>
        <w:t>113</w:t>
      </w:r>
      <w:r w:rsidRPr="0020723B">
        <w:rPr>
          <w:noProof/>
        </w:rPr>
        <w:t>, 1492 (2016).</w:t>
      </w:r>
    </w:p>
    <w:p w14:paraId="134D55EB" w14:textId="77777777" w:rsidR="0020723B" w:rsidRPr="0020723B" w:rsidRDefault="0020723B" w:rsidP="0020723B">
      <w:pPr>
        <w:pStyle w:val="EndNoteBibliography"/>
        <w:spacing w:after="0"/>
        <w:rPr>
          <w:noProof/>
        </w:rPr>
      </w:pPr>
      <w:r w:rsidRPr="0020723B">
        <w:rPr>
          <w:noProof/>
        </w:rPr>
        <w:t>[28]</w:t>
      </w:r>
      <w:r w:rsidRPr="0020723B">
        <w:rPr>
          <w:noProof/>
        </w:rPr>
        <w:tab/>
        <w:t xml:space="preserve">P. J. Ho, E. Kanter, and L. Young, Physical Review A </w:t>
      </w:r>
      <w:r w:rsidRPr="0020723B">
        <w:rPr>
          <w:b/>
          <w:noProof/>
        </w:rPr>
        <w:t>92</w:t>
      </w:r>
      <w:r w:rsidRPr="0020723B">
        <w:rPr>
          <w:noProof/>
        </w:rPr>
        <w:t>, 063430 (2015).</w:t>
      </w:r>
    </w:p>
    <w:p w14:paraId="428DB838" w14:textId="77777777" w:rsidR="0020723B" w:rsidRPr="0020723B" w:rsidRDefault="0020723B" w:rsidP="0020723B">
      <w:pPr>
        <w:pStyle w:val="EndNoteBibliography"/>
        <w:spacing w:after="0"/>
        <w:rPr>
          <w:noProof/>
        </w:rPr>
      </w:pPr>
      <w:r w:rsidRPr="0020723B">
        <w:rPr>
          <w:noProof/>
        </w:rPr>
        <w:t>[29]</w:t>
      </w:r>
      <w:r w:rsidRPr="0020723B">
        <w:rPr>
          <w:noProof/>
        </w:rPr>
        <w:tab/>
        <w:t>E. Allaria</w:t>
      </w:r>
      <w:r w:rsidRPr="0020723B">
        <w:rPr>
          <w:i/>
          <w:noProof/>
        </w:rPr>
        <w:t xml:space="preserve"> et al.</w:t>
      </w:r>
      <w:r w:rsidRPr="0020723B">
        <w:rPr>
          <w:noProof/>
        </w:rPr>
        <w:t xml:space="preserve">, Nature Communications </w:t>
      </w:r>
      <w:r w:rsidRPr="0020723B">
        <w:rPr>
          <w:b/>
          <w:noProof/>
        </w:rPr>
        <w:t>4</w:t>
      </w:r>
      <w:r w:rsidRPr="0020723B">
        <w:rPr>
          <w:noProof/>
        </w:rPr>
        <w:t>, 2476 (2013).</w:t>
      </w:r>
    </w:p>
    <w:p w14:paraId="1D625F1D" w14:textId="77777777" w:rsidR="0020723B" w:rsidRPr="0020723B" w:rsidRDefault="0020723B" w:rsidP="0020723B">
      <w:pPr>
        <w:pStyle w:val="EndNoteBibliography"/>
        <w:spacing w:after="0"/>
        <w:rPr>
          <w:noProof/>
        </w:rPr>
      </w:pPr>
      <w:r w:rsidRPr="0020723B">
        <w:rPr>
          <w:noProof/>
        </w:rPr>
        <w:lastRenderedPageBreak/>
        <w:t>[30]</w:t>
      </w:r>
      <w:r w:rsidRPr="0020723B">
        <w:rPr>
          <w:noProof/>
        </w:rPr>
        <w:tab/>
        <w:t>S. Agostinelli</w:t>
      </w:r>
      <w:r w:rsidRPr="0020723B">
        <w:rPr>
          <w:i/>
          <w:noProof/>
        </w:rPr>
        <w:t xml:space="preserve"> et al.</w:t>
      </w:r>
      <w:r w:rsidRPr="0020723B">
        <w:rPr>
          <w:noProof/>
        </w:rPr>
        <w:t xml:space="preserve">, Nuclear Instruments and Methods in Physics Research Section A: Accelerators, Spectrometers, Detectors and Associated Equipment </w:t>
      </w:r>
      <w:r w:rsidRPr="0020723B">
        <w:rPr>
          <w:b/>
          <w:noProof/>
        </w:rPr>
        <w:t>506</w:t>
      </w:r>
      <w:r w:rsidRPr="0020723B">
        <w:rPr>
          <w:noProof/>
        </w:rPr>
        <w:t>, 250 (2003).</w:t>
      </w:r>
    </w:p>
    <w:p w14:paraId="53E8ADD2" w14:textId="77777777" w:rsidR="0020723B" w:rsidRPr="0020723B" w:rsidRDefault="0020723B" w:rsidP="0020723B">
      <w:pPr>
        <w:pStyle w:val="EndNoteBibliography"/>
        <w:spacing w:after="0"/>
        <w:rPr>
          <w:noProof/>
        </w:rPr>
      </w:pPr>
      <w:r w:rsidRPr="0020723B">
        <w:rPr>
          <w:noProof/>
        </w:rPr>
        <w:t>[31]</w:t>
      </w:r>
      <w:r w:rsidRPr="0020723B">
        <w:rPr>
          <w:noProof/>
        </w:rPr>
        <w:tab/>
        <w:t xml:space="preserve">F. Salvat, J. M. Fernández-Varea, and J. Sempau, </w:t>
      </w:r>
      <w:r w:rsidRPr="0020723B">
        <w:rPr>
          <w:i/>
          <w:noProof/>
        </w:rPr>
        <w:t>PENELOPE-2006: A code system for Monte Carlo simulation of electron and photon transport</w:t>
      </w:r>
      <w:r w:rsidRPr="0020723B">
        <w:rPr>
          <w:noProof/>
        </w:rPr>
        <w:t xml:space="preserve"> (OECD Publishing, Paris, 2006).</w:t>
      </w:r>
    </w:p>
    <w:p w14:paraId="4C66EFA6" w14:textId="77777777" w:rsidR="0020723B" w:rsidRPr="0020723B" w:rsidRDefault="0020723B" w:rsidP="0020723B">
      <w:pPr>
        <w:pStyle w:val="EndNoteBibliography"/>
        <w:spacing w:after="0"/>
        <w:rPr>
          <w:noProof/>
        </w:rPr>
      </w:pPr>
      <w:r w:rsidRPr="0020723B">
        <w:rPr>
          <w:noProof/>
        </w:rPr>
        <w:t>[32]</w:t>
      </w:r>
      <w:r w:rsidRPr="0020723B">
        <w:rPr>
          <w:noProof/>
        </w:rPr>
        <w:tab/>
        <w:t xml:space="preserve">F. Gao, Y. Xie, Z. G. Wang, S. Kerisit, D. X. Wu, L. W. Campbell, R. M. Van Ginhoven, and M. Prange, Journal of Applied Physics </w:t>
      </w:r>
      <w:r w:rsidRPr="0020723B">
        <w:rPr>
          <w:b/>
          <w:noProof/>
        </w:rPr>
        <w:t>114</w:t>
      </w:r>
      <w:r w:rsidRPr="0020723B">
        <w:rPr>
          <w:noProof/>
        </w:rPr>
        <w:t>, 173512 (2013).</w:t>
      </w:r>
    </w:p>
    <w:p w14:paraId="02FE76E3" w14:textId="77777777" w:rsidR="0020723B" w:rsidRPr="0020723B" w:rsidRDefault="0020723B" w:rsidP="0020723B">
      <w:pPr>
        <w:pStyle w:val="EndNoteBibliography"/>
        <w:spacing w:after="0"/>
        <w:rPr>
          <w:noProof/>
        </w:rPr>
      </w:pPr>
      <w:r w:rsidRPr="0020723B">
        <w:rPr>
          <w:noProof/>
        </w:rPr>
        <w:t>[33]</w:t>
      </w:r>
      <w:r w:rsidRPr="0020723B">
        <w:rPr>
          <w:noProof/>
        </w:rPr>
        <w:tab/>
        <w:t xml:space="preserve">M. Prange, D. Wu, Y. Xie, L. W. Campbell, F. Gao, and S. Kerisit, </w:t>
      </w:r>
      <w:r w:rsidRPr="0020723B">
        <w:rPr>
          <w:i/>
          <w:noProof/>
        </w:rPr>
        <w:t>Radiation response of inorganic scintillators: insights from Monte Carlo simulations</w:t>
      </w:r>
      <w:r w:rsidRPr="0020723B">
        <w:rPr>
          <w:noProof/>
        </w:rPr>
        <w:t xml:space="preserve"> (SPIE, 2014), 92130L.</w:t>
      </w:r>
    </w:p>
    <w:p w14:paraId="71B848BC" w14:textId="77777777" w:rsidR="0020723B" w:rsidRPr="0020723B" w:rsidRDefault="0020723B" w:rsidP="0020723B">
      <w:pPr>
        <w:pStyle w:val="EndNoteBibliography"/>
        <w:spacing w:after="0"/>
        <w:rPr>
          <w:noProof/>
        </w:rPr>
      </w:pPr>
      <w:r w:rsidRPr="0020723B">
        <w:rPr>
          <w:noProof/>
        </w:rPr>
        <w:t>[34]</w:t>
      </w:r>
      <w:r w:rsidRPr="0020723B">
        <w:rPr>
          <w:noProof/>
        </w:rPr>
        <w:tab/>
        <w:t xml:space="preserve">R. F. Egerton, </w:t>
      </w:r>
      <w:r w:rsidRPr="0020723B">
        <w:rPr>
          <w:i/>
          <w:noProof/>
        </w:rPr>
        <w:t xml:space="preserve">Electron energy-loss spectroscopy in the electron microscope </w:t>
      </w:r>
      <w:r w:rsidRPr="0020723B">
        <w:rPr>
          <w:noProof/>
        </w:rPr>
        <w:t>(Springer Science &amp; Business Media, 2011).</w:t>
      </w:r>
    </w:p>
    <w:p w14:paraId="22B7F838" w14:textId="77777777" w:rsidR="0020723B" w:rsidRPr="0020723B" w:rsidRDefault="0020723B" w:rsidP="0020723B">
      <w:pPr>
        <w:pStyle w:val="EndNoteBibliography"/>
        <w:spacing w:after="0"/>
        <w:rPr>
          <w:noProof/>
        </w:rPr>
      </w:pPr>
      <w:r w:rsidRPr="0020723B">
        <w:rPr>
          <w:noProof/>
        </w:rPr>
        <w:t>[35]</w:t>
      </w:r>
      <w:r w:rsidRPr="0020723B">
        <w:rPr>
          <w:noProof/>
        </w:rPr>
        <w:tab/>
        <w:t xml:space="preserve">J. M. Fernández-Varea, R. Mayol, D. Liljequist, and F. Salvat, Journal of Physics: Condensed Matter </w:t>
      </w:r>
      <w:r w:rsidRPr="0020723B">
        <w:rPr>
          <w:b/>
          <w:noProof/>
        </w:rPr>
        <w:t>5</w:t>
      </w:r>
      <w:r w:rsidRPr="0020723B">
        <w:rPr>
          <w:noProof/>
        </w:rPr>
        <w:t>, 3593 (1993).</w:t>
      </w:r>
    </w:p>
    <w:p w14:paraId="337552AC" w14:textId="77777777" w:rsidR="0020723B" w:rsidRPr="0020723B" w:rsidRDefault="0020723B" w:rsidP="0020723B">
      <w:pPr>
        <w:pStyle w:val="EndNoteBibliography"/>
        <w:spacing w:after="0"/>
        <w:rPr>
          <w:noProof/>
        </w:rPr>
      </w:pPr>
      <w:r w:rsidRPr="0020723B">
        <w:rPr>
          <w:noProof/>
        </w:rPr>
        <w:t>[36]</w:t>
      </w:r>
      <w:r w:rsidRPr="0020723B">
        <w:rPr>
          <w:noProof/>
        </w:rPr>
        <w:tab/>
        <w:t xml:space="preserve">D. Liljequist, Journal of Physics D: Applied Physics </w:t>
      </w:r>
      <w:r w:rsidRPr="0020723B">
        <w:rPr>
          <w:b/>
          <w:noProof/>
        </w:rPr>
        <w:t>16</w:t>
      </w:r>
      <w:r w:rsidRPr="0020723B">
        <w:rPr>
          <w:noProof/>
        </w:rPr>
        <w:t>, 1567 (1983).</w:t>
      </w:r>
    </w:p>
    <w:p w14:paraId="1245F0CF" w14:textId="77777777" w:rsidR="0020723B" w:rsidRPr="0020723B" w:rsidRDefault="0020723B" w:rsidP="0020723B">
      <w:pPr>
        <w:pStyle w:val="EndNoteBibliography"/>
        <w:spacing w:after="0"/>
        <w:rPr>
          <w:noProof/>
        </w:rPr>
      </w:pPr>
      <w:r w:rsidRPr="0020723B">
        <w:rPr>
          <w:noProof/>
        </w:rPr>
        <w:t>[37]</w:t>
      </w:r>
      <w:r w:rsidRPr="0020723B">
        <w:rPr>
          <w:noProof/>
        </w:rPr>
        <w:tab/>
        <w:t xml:space="preserve">G. D. Zeiss, W. J. Meath, J. C. F. MacDonald, and D. J. Dawson, Radiation Research </w:t>
      </w:r>
      <w:r w:rsidRPr="0020723B">
        <w:rPr>
          <w:b/>
          <w:noProof/>
        </w:rPr>
        <w:t>70</w:t>
      </w:r>
      <w:r w:rsidRPr="0020723B">
        <w:rPr>
          <w:noProof/>
        </w:rPr>
        <w:t>, 284 (1977).</w:t>
      </w:r>
    </w:p>
    <w:p w14:paraId="0277C644" w14:textId="77777777" w:rsidR="0020723B" w:rsidRPr="0020723B" w:rsidRDefault="0020723B" w:rsidP="0020723B">
      <w:pPr>
        <w:pStyle w:val="EndNoteBibliography"/>
        <w:spacing w:after="0"/>
        <w:rPr>
          <w:noProof/>
        </w:rPr>
      </w:pPr>
      <w:r w:rsidRPr="0020723B">
        <w:rPr>
          <w:noProof/>
        </w:rPr>
        <w:t>[38]</w:t>
      </w:r>
      <w:r w:rsidRPr="0020723B">
        <w:rPr>
          <w:noProof/>
        </w:rPr>
        <w:tab/>
        <w:t>M. J. Berger, NIST</w:t>
      </w:r>
      <w:r w:rsidRPr="0020723B">
        <w:rPr>
          <w:i/>
          <w:noProof/>
        </w:rPr>
        <w:t>,</w:t>
      </w:r>
      <w:r w:rsidRPr="0020723B">
        <w:rPr>
          <w:noProof/>
        </w:rPr>
        <w:t xml:space="preserve"> </w:t>
      </w:r>
      <w:r w:rsidRPr="0020723B">
        <w:rPr>
          <w:i/>
          <w:noProof/>
        </w:rPr>
        <w:t>ESTAR, PSTAR, and ASTAR: Computer programs for calculating stopping-power and range tables for electrons, protons, and helium ions</w:t>
      </w:r>
      <w:r w:rsidRPr="0020723B">
        <w:rPr>
          <w:noProof/>
        </w:rPr>
        <w:t>, 1992.</w:t>
      </w:r>
    </w:p>
    <w:p w14:paraId="7EB4A4AC" w14:textId="77777777" w:rsidR="0020723B" w:rsidRPr="0020723B" w:rsidRDefault="0020723B" w:rsidP="0020723B">
      <w:pPr>
        <w:pStyle w:val="EndNoteBibliography"/>
        <w:spacing w:after="0"/>
        <w:rPr>
          <w:noProof/>
        </w:rPr>
      </w:pPr>
      <w:r w:rsidRPr="0020723B">
        <w:rPr>
          <w:noProof/>
        </w:rPr>
        <w:t>[39]</w:t>
      </w:r>
      <w:r w:rsidRPr="0020723B">
        <w:rPr>
          <w:noProof/>
        </w:rPr>
        <w:tab/>
        <w:t>S. P. Hau-Riege</w:t>
      </w:r>
      <w:r w:rsidRPr="0020723B">
        <w:rPr>
          <w:i/>
          <w:noProof/>
        </w:rPr>
        <w:t xml:space="preserve"> et al.</w:t>
      </w:r>
      <w:r w:rsidRPr="0020723B">
        <w:rPr>
          <w:noProof/>
        </w:rPr>
        <w:t xml:space="preserve">, Physical Review Letters </w:t>
      </w:r>
      <w:r w:rsidRPr="0020723B">
        <w:rPr>
          <w:b/>
          <w:noProof/>
        </w:rPr>
        <w:t>108</w:t>
      </w:r>
      <w:r w:rsidRPr="0020723B">
        <w:rPr>
          <w:noProof/>
        </w:rPr>
        <w:t>, 217402 (2012).</w:t>
      </w:r>
    </w:p>
    <w:p w14:paraId="706CCDF4" w14:textId="77777777" w:rsidR="0020723B" w:rsidRPr="0020723B" w:rsidRDefault="0020723B" w:rsidP="0020723B">
      <w:pPr>
        <w:pStyle w:val="EndNoteBibliography"/>
        <w:spacing w:after="0"/>
        <w:rPr>
          <w:noProof/>
        </w:rPr>
      </w:pPr>
      <w:r w:rsidRPr="0020723B">
        <w:rPr>
          <w:noProof/>
        </w:rPr>
        <w:t>[40]</w:t>
      </w:r>
      <w:r w:rsidRPr="0020723B">
        <w:rPr>
          <w:noProof/>
        </w:rPr>
        <w:tab/>
        <w:t xml:space="preserve">C. H. Bak, K. Kim, K. Jung, J.-B. Kim, and J.-H. Jang, Journal of Materials Chemistry A </w:t>
      </w:r>
      <w:r w:rsidRPr="0020723B">
        <w:rPr>
          <w:b/>
          <w:noProof/>
        </w:rPr>
        <w:t>2</w:t>
      </w:r>
      <w:r w:rsidRPr="0020723B">
        <w:rPr>
          <w:noProof/>
        </w:rPr>
        <w:t>, 17249 (2014).</w:t>
      </w:r>
    </w:p>
    <w:p w14:paraId="640C6CF0" w14:textId="77777777" w:rsidR="0020723B" w:rsidRPr="0020723B" w:rsidRDefault="0020723B" w:rsidP="0020723B">
      <w:pPr>
        <w:pStyle w:val="EndNoteBibliography"/>
        <w:rPr>
          <w:noProof/>
        </w:rPr>
      </w:pPr>
      <w:r w:rsidRPr="0020723B">
        <w:rPr>
          <w:noProof/>
        </w:rPr>
        <w:t>[41]</w:t>
      </w:r>
      <w:r w:rsidRPr="0020723B">
        <w:rPr>
          <w:noProof/>
        </w:rPr>
        <w:tab/>
        <w:t>M. Bagge-Hansen</w:t>
      </w:r>
      <w:r w:rsidRPr="0020723B">
        <w:rPr>
          <w:i/>
          <w:noProof/>
        </w:rPr>
        <w:t xml:space="preserve"> et al.</w:t>
      </w:r>
      <w:r w:rsidRPr="0020723B">
        <w:rPr>
          <w:noProof/>
        </w:rPr>
        <w:t xml:space="preserve">, The Journal of Physical Chemistry C </w:t>
      </w:r>
      <w:r w:rsidRPr="0020723B">
        <w:rPr>
          <w:b/>
          <w:noProof/>
        </w:rPr>
        <w:t>118</w:t>
      </w:r>
      <w:r w:rsidRPr="0020723B">
        <w:rPr>
          <w:noProof/>
        </w:rPr>
        <w:t>, 4078 (2014).</w:t>
      </w:r>
    </w:p>
    <w:p w14:paraId="5F967F61" w14:textId="19260EA4" w:rsidR="000F5FEF" w:rsidRPr="00D34EB1" w:rsidRDefault="00D34EB1" w:rsidP="001554AE">
      <w:pPr>
        <w:spacing w:line="360" w:lineRule="auto"/>
        <w:ind w:firstLine="360"/>
        <w:jc w:val="center"/>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fldChar w:fldCharType="end"/>
      </w:r>
      <w:r w:rsidR="000F5FEF">
        <w:rPr>
          <w:rFonts w:ascii="Times New Roman" w:hAnsi="Times New Roman" w:cs="Times New Roman"/>
          <w:i/>
          <w:color w:val="222222"/>
          <w:sz w:val="24"/>
          <w:szCs w:val="24"/>
          <w:shd w:val="clear" w:color="auto" w:fill="FFFFFF"/>
        </w:rPr>
        <w:br w:type="column"/>
      </w:r>
      <w:r w:rsidR="000F5FEF">
        <w:rPr>
          <w:rFonts w:ascii="Times New Roman" w:hAnsi="Times New Roman" w:cs="Times New Roman"/>
          <w:i/>
          <w:noProof/>
          <w:color w:val="222222"/>
          <w:sz w:val="24"/>
          <w:szCs w:val="24"/>
          <w:shd w:val="clear" w:color="auto" w:fill="FFFFFF"/>
        </w:rPr>
        <w:lastRenderedPageBreak/>
        <w:drawing>
          <wp:inline distT="0" distB="0" distL="0" distR="0" wp14:anchorId="136D02FE" wp14:editId="19FA5D24">
            <wp:extent cx="3118104" cy="1462946"/>
            <wp:effectExtent l="0" t="0" r="6350" b="10795"/>
            <wp:docPr id="9" name="Picture 9" descr="Untitled:Users:oliver:Dropbox:Seidler_Lab:writing:hot_electron_furnace:plots:HEF target schema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oliver:Dropbox:Seidler_Lab:writing:hot_electron_furnace:plots:HEF target schemati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104" cy="1462946"/>
                    </a:xfrm>
                    <a:prstGeom prst="rect">
                      <a:avLst/>
                    </a:prstGeom>
                    <a:noFill/>
                    <a:ln>
                      <a:noFill/>
                    </a:ln>
                  </pic:spPr>
                </pic:pic>
              </a:graphicData>
            </a:graphic>
          </wp:inline>
        </w:drawing>
      </w:r>
    </w:p>
    <w:p w14:paraId="50997D1A" w14:textId="382E678E" w:rsidR="00C42F23" w:rsidRPr="00D3522C" w:rsidRDefault="000F5FEF" w:rsidP="0091018D">
      <w:pPr>
        <w:spacing w:line="360" w:lineRule="auto"/>
        <w:ind w:firstLine="360"/>
        <w:rPr>
          <w:rFonts w:ascii="Times New Roman" w:hAnsi="Times New Roman" w:cs="Times New Roman"/>
          <w:color w:val="222222"/>
          <w:sz w:val="24"/>
          <w:szCs w:val="24"/>
          <w:shd w:val="clear" w:color="auto" w:fill="FFFFFF"/>
        </w:rPr>
      </w:pPr>
      <w:r w:rsidRPr="00D3522C">
        <w:rPr>
          <w:rFonts w:ascii="Times New Roman" w:hAnsi="Times New Roman" w:cs="Times New Roman"/>
          <w:b/>
          <w:noProof/>
          <w:color w:val="222222"/>
          <w:sz w:val="24"/>
          <w:szCs w:val="24"/>
          <w:shd w:val="clear" w:color="auto" w:fill="FFFFFF"/>
        </w:rPr>
        <w:t>Fig. 1</w:t>
      </w:r>
      <w:r w:rsidRPr="00D3522C">
        <w:rPr>
          <w:rFonts w:ascii="Times New Roman" w:hAnsi="Times New Roman" w:cs="Times New Roman"/>
          <w:noProof/>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t>Representation</w:t>
      </w:r>
      <w:r w:rsidR="00F37014">
        <w:rPr>
          <w:rFonts w:ascii="Times New Roman" w:hAnsi="Times New Roman" w:cs="Times New Roman"/>
          <w:noProof/>
          <w:color w:val="222222"/>
          <w:sz w:val="24"/>
          <w:szCs w:val="24"/>
          <w:shd w:val="clear" w:color="auto" w:fill="FFFFFF"/>
        </w:rPr>
        <w:t>s</w:t>
      </w:r>
      <w:r>
        <w:rPr>
          <w:rFonts w:ascii="Times New Roman" w:hAnsi="Times New Roman" w:cs="Times New Roman"/>
          <w:noProof/>
          <w:color w:val="222222"/>
          <w:sz w:val="24"/>
          <w:szCs w:val="24"/>
          <w:shd w:val="clear" w:color="auto" w:fill="FFFFFF"/>
        </w:rPr>
        <w:t xml:space="preserve"> </w:t>
      </w:r>
      <w:r w:rsidR="00912723">
        <w:rPr>
          <w:rFonts w:ascii="Times New Roman" w:hAnsi="Times New Roman" w:cs="Times New Roman"/>
          <w:noProof/>
          <w:color w:val="222222"/>
          <w:sz w:val="24"/>
          <w:szCs w:val="24"/>
          <w:shd w:val="clear" w:color="auto" w:fill="FFFFFF"/>
        </w:rPr>
        <w:t xml:space="preserve">of three types of multicomponent targets </w:t>
      </w:r>
      <w:r w:rsidR="00F37014">
        <w:rPr>
          <w:rFonts w:ascii="Times New Roman" w:hAnsi="Times New Roman" w:cs="Times New Roman"/>
          <w:noProof/>
          <w:color w:val="222222"/>
          <w:sz w:val="24"/>
          <w:szCs w:val="24"/>
          <w:shd w:val="clear" w:color="auto" w:fill="FFFFFF"/>
        </w:rPr>
        <w:t>composed</w:t>
      </w:r>
      <w:r w:rsidR="00912723">
        <w:rPr>
          <w:rFonts w:ascii="Times New Roman" w:hAnsi="Times New Roman" w:cs="Times New Roman"/>
          <w:noProof/>
          <w:color w:val="222222"/>
          <w:sz w:val="24"/>
          <w:szCs w:val="24"/>
          <w:shd w:val="clear" w:color="auto" w:fill="FFFFFF"/>
        </w:rPr>
        <w:t xml:space="preserve"> of sample material (green) and heater cladding (yello</w:t>
      </w:r>
      <w:r w:rsidR="00DC0C5B">
        <w:rPr>
          <w:rFonts w:ascii="Times New Roman" w:hAnsi="Times New Roman" w:cs="Times New Roman"/>
          <w:noProof/>
          <w:color w:val="222222"/>
          <w:sz w:val="24"/>
          <w:szCs w:val="24"/>
          <w:shd w:val="clear" w:color="auto" w:fill="FFFFFF"/>
        </w:rPr>
        <w:t xml:space="preserve">w). </w:t>
      </w:r>
      <w:r w:rsidR="00912723">
        <w:rPr>
          <w:rFonts w:ascii="Times New Roman" w:hAnsi="Times New Roman" w:cs="Times New Roman"/>
          <w:noProof/>
          <w:color w:val="222222"/>
          <w:sz w:val="24"/>
          <w:szCs w:val="24"/>
          <w:shd w:val="clear" w:color="auto" w:fill="FFFFFF"/>
        </w:rPr>
        <w:t>(a)</w:t>
      </w:r>
      <w:r w:rsidR="00DC0C5B">
        <w:rPr>
          <w:rFonts w:ascii="Times New Roman" w:hAnsi="Times New Roman" w:cs="Times New Roman"/>
          <w:noProof/>
          <w:color w:val="222222"/>
          <w:sz w:val="24"/>
          <w:szCs w:val="24"/>
          <w:shd w:val="clear" w:color="auto" w:fill="FFFFFF"/>
        </w:rPr>
        <w:t>:</w:t>
      </w:r>
      <w:r w:rsidR="00912723">
        <w:rPr>
          <w:rFonts w:ascii="Times New Roman" w:hAnsi="Times New Roman" w:cs="Times New Roman"/>
          <w:noProof/>
          <w:color w:val="222222"/>
          <w:sz w:val="24"/>
          <w:szCs w:val="24"/>
          <w:shd w:val="clear" w:color="auto" w:fill="FFFFFF"/>
        </w:rPr>
        <w:t xml:space="preserve"> </w:t>
      </w:r>
      <w:r w:rsidR="00DC0C5B">
        <w:rPr>
          <w:rFonts w:ascii="Times New Roman" w:hAnsi="Times New Roman" w:cs="Times New Roman"/>
          <w:noProof/>
          <w:color w:val="222222"/>
          <w:sz w:val="24"/>
          <w:szCs w:val="24"/>
          <w:shd w:val="clear" w:color="auto" w:fill="FFFFFF"/>
        </w:rPr>
        <w:t>A</w:t>
      </w:r>
      <w:r w:rsidR="00912723">
        <w:rPr>
          <w:rFonts w:ascii="Times New Roman" w:hAnsi="Times New Roman" w:cs="Times New Roman"/>
          <w:noProof/>
          <w:color w:val="222222"/>
          <w:sz w:val="24"/>
          <w:szCs w:val="24"/>
          <w:shd w:val="clear" w:color="auto" w:fill="FFFFFF"/>
        </w:rPr>
        <w:t xml:space="preserve"> porous subtrate filled with sample material</w:t>
      </w:r>
      <w:r w:rsidR="00DC0C5B">
        <w:rPr>
          <w:rFonts w:ascii="Times New Roman" w:hAnsi="Times New Roman" w:cs="Times New Roman"/>
          <w:noProof/>
          <w:color w:val="222222"/>
          <w:sz w:val="24"/>
          <w:szCs w:val="24"/>
          <w:shd w:val="clear" w:color="auto" w:fill="FFFFFF"/>
        </w:rPr>
        <w:t>;</w:t>
      </w:r>
      <w:r w:rsidR="00912723">
        <w:rPr>
          <w:rFonts w:ascii="Times New Roman" w:hAnsi="Times New Roman" w:cs="Times New Roman"/>
          <w:noProof/>
          <w:color w:val="222222"/>
          <w:sz w:val="24"/>
          <w:szCs w:val="24"/>
          <w:shd w:val="clear" w:color="auto" w:fill="FFFFFF"/>
        </w:rPr>
        <w:t xml:space="preserve"> (b)</w:t>
      </w:r>
      <w:r w:rsidR="00DC0C5B">
        <w:rPr>
          <w:rFonts w:ascii="Times New Roman" w:hAnsi="Times New Roman" w:cs="Times New Roman"/>
          <w:noProof/>
          <w:color w:val="222222"/>
          <w:sz w:val="24"/>
          <w:szCs w:val="24"/>
          <w:shd w:val="clear" w:color="auto" w:fill="FFFFFF"/>
        </w:rPr>
        <w:t>:</w:t>
      </w:r>
      <w:r w:rsidR="00912723">
        <w:rPr>
          <w:rFonts w:ascii="Times New Roman" w:hAnsi="Times New Roman" w:cs="Times New Roman"/>
          <w:noProof/>
          <w:color w:val="222222"/>
          <w:sz w:val="24"/>
          <w:szCs w:val="24"/>
          <w:shd w:val="clear" w:color="auto" w:fill="FFFFFF"/>
        </w:rPr>
        <w:t xml:space="preserve"> a mixture of cladding and sample nanoparti</w:t>
      </w:r>
      <w:r w:rsidR="00DC0C5B">
        <w:rPr>
          <w:rFonts w:ascii="Times New Roman" w:hAnsi="Times New Roman" w:cs="Times New Roman"/>
          <w:noProof/>
          <w:color w:val="222222"/>
          <w:sz w:val="24"/>
          <w:szCs w:val="24"/>
          <w:shd w:val="clear" w:color="auto" w:fill="FFFFFF"/>
        </w:rPr>
        <w:t>cles embedded in a solid matrix;</w:t>
      </w:r>
      <w:r w:rsidR="00912723">
        <w:rPr>
          <w:rFonts w:ascii="Times New Roman" w:hAnsi="Times New Roman" w:cs="Times New Roman"/>
          <w:noProof/>
          <w:color w:val="222222"/>
          <w:sz w:val="24"/>
          <w:szCs w:val="24"/>
          <w:shd w:val="clear" w:color="auto" w:fill="FFFFFF"/>
        </w:rPr>
        <w:t xml:space="preserve"> (c)</w:t>
      </w:r>
      <w:r w:rsidR="00DC0C5B">
        <w:rPr>
          <w:rFonts w:ascii="Times New Roman" w:hAnsi="Times New Roman" w:cs="Times New Roman"/>
          <w:noProof/>
          <w:color w:val="222222"/>
          <w:sz w:val="24"/>
          <w:szCs w:val="24"/>
          <w:shd w:val="clear" w:color="auto" w:fill="FFFFFF"/>
        </w:rPr>
        <w:t>:</w:t>
      </w:r>
      <w:r w:rsidR="00912723">
        <w:rPr>
          <w:rFonts w:ascii="Times New Roman" w:hAnsi="Times New Roman" w:cs="Times New Roman"/>
          <w:noProof/>
          <w:color w:val="222222"/>
          <w:sz w:val="24"/>
          <w:szCs w:val="24"/>
          <w:shd w:val="clear" w:color="auto" w:fill="FFFFFF"/>
        </w:rPr>
        <w:t xml:space="preserve"> a multilayer film. </w:t>
      </w:r>
      <w:r w:rsidRPr="00D3522C">
        <w:rPr>
          <w:rFonts w:ascii="Times New Roman" w:hAnsi="Times New Roman" w:cs="Times New Roman"/>
          <w:noProof/>
          <w:color w:val="222222"/>
          <w:sz w:val="24"/>
          <w:szCs w:val="24"/>
          <w:shd w:val="clear" w:color="auto" w:fill="FFFFFF"/>
        </w:rPr>
        <w:br w:type="column"/>
      </w:r>
    </w:p>
    <w:p w14:paraId="2BA19118" w14:textId="77777777" w:rsidR="00C42F23" w:rsidRDefault="00ED77CA" w:rsidP="0091018D">
      <w:pPr>
        <w:spacing w:line="360" w:lineRule="auto"/>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7C06FBD2" wp14:editId="6DE61693">
            <wp:extent cx="3118104" cy="1819656"/>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s_f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8104" cy="1819656"/>
                    </a:xfrm>
                    <a:prstGeom prst="rect">
                      <a:avLst/>
                    </a:prstGeom>
                  </pic:spPr>
                </pic:pic>
              </a:graphicData>
            </a:graphic>
          </wp:inline>
        </w:drawing>
      </w:r>
    </w:p>
    <w:p w14:paraId="70480BED" w14:textId="68BF2859" w:rsidR="00C42F23" w:rsidRPr="00515A9E" w:rsidRDefault="00C42F23" w:rsidP="0091018D">
      <w:pPr>
        <w:spacing w:line="360" w:lineRule="auto"/>
        <w:ind w:firstLine="360"/>
        <w:jc w:val="both"/>
        <w:rPr>
          <w:rFonts w:ascii="Times New Roman" w:hAnsi="Times New Roman" w:cs="Times New Roman"/>
          <w:color w:val="222222"/>
          <w:sz w:val="24"/>
          <w:szCs w:val="24"/>
          <w:shd w:val="clear" w:color="auto" w:fill="FFFFFF"/>
        </w:rPr>
      </w:pPr>
      <w:proofErr w:type="gramStart"/>
      <w:r w:rsidRPr="00647F3D">
        <w:rPr>
          <w:rFonts w:ascii="Times New Roman" w:hAnsi="Times New Roman" w:cs="Times New Roman"/>
          <w:b/>
          <w:color w:val="222222"/>
          <w:sz w:val="24"/>
          <w:szCs w:val="24"/>
          <w:shd w:val="clear" w:color="auto" w:fill="FFFFFF"/>
        </w:rPr>
        <w:t xml:space="preserve">Fig. </w:t>
      </w:r>
      <w:r w:rsidR="001C76D8">
        <w:rPr>
          <w:rFonts w:ascii="Times New Roman" w:hAnsi="Times New Roman" w:cs="Times New Roman"/>
          <w:b/>
          <w:color w:val="222222"/>
          <w:sz w:val="24"/>
          <w:szCs w:val="24"/>
          <w:shd w:val="clear" w:color="auto" w:fill="FFFFFF"/>
        </w:rPr>
        <w:t>2</w:t>
      </w:r>
      <w:r w:rsidR="00515A9E" w:rsidRPr="00515A9E">
        <w:rPr>
          <w:rFonts w:ascii="Times New Roman" w:hAnsi="Times New Roman" w:cs="Times New Roman"/>
          <w:color w:val="222222"/>
          <w:sz w:val="24"/>
          <w:szCs w:val="24"/>
          <w:shd w:val="clear" w:color="auto" w:fill="FFFFFF"/>
        </w:rPr>
        <w:t>.</w:t>
      </w:r>
      <w:proofErr w:type="gramEnd"/>
      <w:r w:rsidR="00515A9E" w:rsidRPr="00515A9E">
        <w:rPr>
          <w:rFonts w:ascii="Times New Roman" w:hAnsi="Times New Roman" w:cs="Times New Roman"/>
          <w:color w:val="222222"/>
          <w:sz w:val="24"/>
          <w:szCs w:val="24"/>
          <w:shd w:val="clear" w:color="auto" w:fill="FFFFFF"/>
        </w:rPr>
        <w:t xml:space="preserve"> </w:t>
      </w:r>
      <w:r w:rsidR="00515A9E" w:rsidRPr="00647F3D">
        <w:rPr>
          <w:rFonts w:ascii="Times New Roman" w:hAnsi="Times New Roman" w:cs="Times New Roman"/>
          <w:sz w:val="24"/>
          <w:szCs w:val="24"/>
        </w:rPr>
        <w:t>Visualization of a 3</w:t>
      </w:r>
      <w:r w:rsidR="00DA2532">
        <w:rPr>
          <w:rFonts w:ascii="Times New Roman" w:hAnsi="Times New Roman" w:cs="Times New Roman"/>
          <w:sz w:val="24"/>
          <w:szCs w:val="24"/>
        </w:rPr>
        <w:t>-</w:t>
      </w:r>
      <w:r w:rsidR="00515A9E" w:rsidRPr="00647F3D">
        <w:rPr>
          <w:rFonts w:ascii="Times New Roman" w:hAnsi="Times New Roman" w:cs="Times New Roman"/>
          <w:sz w:val="24"/>
          <w:szCs w:val="24"/>
        </w:rPr>
        <w:t>D Monte Carlo simulation of electron transport in a</w:t>
      </w:r>
      <w:r w:rsidR="00E94286">
        <w:rPr>
          <w:rFonts w:ascii="Times New Roman" w:hAnsi="Times New Roman" w:cs="Times New Roman"/>
          <w:sz w:val="24"/>
          <w:szCs w:val="24"/>
        </w:rPr>
        <w:t>n</w:t>
      </w:r>
      <w:r w:rsidR="00515A9E" w:rsidRPr="00647F3D">
        <w:rPr>
          <w:rFonts w:ascii="Times New Roman" w:hAnsi="Times New Roman" w:cs="Times New Roman"/>
          <w:sz w:val="24"/>
          <w:szCs w:val="24"/>
        </w:rPr>
        <w:t xml:space="preserve"> Au-Fe-Au target heated by 7 </w:t>
      </w:r>
      <w:proofErr w:type="spellStart"/>
      <w:r w:rsidR="00515A9E" w:rsidRPr="00647F3D">
        <w:rPr>
          <w:rFonts w:ascii="Times New Roman" w:hAnsi="Times New Roman" w:cs="Times New Roman"/>
          <w:sz w:val="24"/>
          <w:szCs w:val="24"/>
        </w:rPr>
        <w:t>keV</w:t>
      </w:r>
      <w:proofErr w:type="spellEnd"/>
      <w:r w:rsidR="00515A9E" w:rsidRPr="00647F3D">
        <w:rPr>
          <w:rFonts w:ascii="Times New Roman" w:hAnsi="Times New Roman" w:cs="Times New Roman"/>
          <w:sz w:val="24"/>
          <w:szCs w:val="24"/>
        </w:rPr>
        <w:t xml:space="preserve"> photons</w:t>
      </w:r>
      <w:r w:rsidR="00DA2532">
        <w:rPr>
          <w:rFonts w:ascii="Times New Roman" w:hAnsi="Times New Roman" w:cs="Times New Roman"/>
          <w:sz w:val="24"/>
          <w:szCs w:val="24"/>
        </w:rPr>
        <w:t>, incident normally from the top of the page</w:t>
      </w:r>
      <w:r w:rsidR="00515A9E" w:rsidRPr="00647F3D">
        <w:rPr>
          <w:rFonts w:ascii="Times New Roman" w:hAnsi="Times New Roman" w:cs="Times New Roman"/>
          <w:sz w:val="24"/>
          <w:szCs w:val="24"/>
        </w:rPr>
        <w:t>. Electron tracks are projected onto the plane of the page; showers resulting from photoexcitation of Au and Fe atoms ar</w:t>
      </w:r>
      <w:r w:rsidR="00E94286">
        <w:rPr>
          <w:rFonts w:ascii="Times New Roman" w:hAnsi="Times New Roman" w:cs="Times New Roman"/>
          <w:sz w:val="24"/>
          <w:szCs w:val="24"/>
        </w:rPr>
        <w:t>e</w:t>
      </w:r>
      <w:r w:rsidR="00515A9E" w:rsidRPr="00647F3D">
        <w:rPr>
          <w:rFonts w:ascii="Times New Roman" w:hAnsi="Times New Roman" w:cs="Times New Roman"/>
          <w:sz w:val="24"/>
          <w:szCs w:val="24"/>
        </w:rPr>
        <w:t xml:space="preserve"> red and blue, respectively.</w:t>
      </w:r>
      <w:r w:rsidR="00DA2532">
        <w:rPr>
          <w:rFonts w:ascii="Times New Roman" w:hAnsi="Times New Roman" w:cs="Times New Roman"/>
          <w:sz w:val="24"/>
          <w:szCs w:val="24"/>
        </w:rPr>
        <w:t xml:space="preserve">  Note that most of the electron tracks in the Fe are due to absorption events in the Au.</w:t>
      </w:r>
    </w:p>
    <w:p w14:paraId="16FE6482" w14:textId="77777777" w:rsidR="008332F5" w:rsidRDefault="008332F5" w:rsidP="0091018D">
      <w:pPr>
        <w:spacing w:line="360" w:lineRule="auto"/>
        <w:ind w:firstLine="360"/>
        <w:jc w:val="center"/>
        <w:rPr>
          <w:rFonts w:ascii="Times New Roman" w:hAnsi="Times New Roman" w:cs="Times New Roman"/>
          <w:color w:val="222222"/>
          <w:sz w:val="24"/>
          <w:szCs w:val="24"/>
          <w:shd w:val="clear" w:color="auto" w:fill="FFFFFF"/>
        </w:rPr>
      </w:pPr>
    </w:p>
    <w:p w14:paraId="386287CC" w14:textId="77777777" w:rsidR="008332F5" w:rsidRDefault="008332F5" w:rsidP="0091018D">
      <w:pPr>
        <w:spacing w:line="360" w:lineRule="auto"/>
        <w:ind w:firstLine="360"/>
        <w:jc w:val="center"/>
        <w:rPr>
          <w:rFonts w:ascii="Times New Roman" w:hAnsi="Times New Roman" w:cs="Times New Roman"/>
          <w:color w:val="222222"/>
          <w:sz w:val="24"/>
          <w:szCs w:val="24"/>
          <w:shd w:val="clear" w:color="auto" w:fill="FFFFFF"/>
        </w:rPr>
      </w:pPr>
    </w:p>
    <w:p w14:paraId="37007C45"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28AC30C5"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0D7B6E7"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1E90A4BF" w14:textId="77777777" w:rsidR="00515A9E" w:rsidRDefault="00515A9E" w:rsidP="0091018D">
      <w:pPr>
        <w:spacing w:line="360" w:lineRule="auto"/>
        <w:ind w:firstLine="360"/>
        <w:jc w:val="center"/>
        <w:rPr>
          <w:rFonts w:ascii="Times New Roman" w:hAnsi="Times New Roman" w:cs="Times New Roman"/>
          <w:color w:val="222222"/>
          <w:sz w:val="24"/>
          <w:szCs w:val="24"/>
          <w:shd w:val="clear" w:color="auto" w:fill="FFFFFF"/>
        </w:rPr>
      </w:pPr>
    </w:p>
    <w:p w14:paraId="2E0CEB5C"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40ADF633"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6CCACAD5" w14:textId="01B82D0C" w:rsidR="00E84BD8" w:rsidRDefault="00257D62" w:rsidP="0091018D">
      <w:pPr>
        <w:spacing w:line="360" w:lineRule="auto"/>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552AB054" wp14:editId="11A4E74D">
            <wp:extent cx="3063240" cy="4151376"/>
            <wp:effectExtent l="0" t="0" r="3810" b="1905"/>
            <wp:docPr id="3" name="Picture 3" descr="C:\Users\ohoidn\Dropbox\Seidler_Lab\writing\hot_electron_furnace\plots\au-fe3o4-au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oidn\Dropbox\Seidler_Lab\writing\hot_electron_furnace\plots\au-fe3o4-au_combin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4151376"/>
                    </a:xfrm>
                    <a:prstGeom prst="rect">
                      <a:avLst/>
                    </a:prstGeom>
                    <a:noFill/>
                    <a:ln>
                      <a:noFill/>
                    </a:ln>
                  </pic:spPr>
                </pic:pic>
              </a:graphicData>
            </a:graphic>
          </wp:inline>
        </w:drawing>
      </w:r>
    </w:p>
    <w:p w14:paraId="3AD43215" w14:textId="087BD1A6" w:rsidR="00C42F23" w:rsidRPr="00515A9E" w:rsidRDefault="00C42F23" w:rsidP="0091018D">
      <w:pPr>
        <w:spacing w:line="360" w:lineRule="auto"/>
        <w:ind w:firstLine="360"/>
        <w:jc w:val="both"/>
        <w:rPr>
          <w:rFonts w:ascii="Times New Roman" w:hAnsi="Times New Roman" w:cs="Times New Roman"/>
          <w:color w:val="222222"/>
          <w:sz w:val="24"/>
          <w:szCs w:val="24"/>
          <w:shd w:val="clear" w:color="auto" w:fill="FFFFFF"/>
        </w:rPr>
      </w:pPr>
      <w:proofErr w:type="gramStart"/>
      <w:r w:rsidRPr="00647F3D">
        <w:rPr>
          <w:rFonts w:ascii="Times New Roman" w:hAnsi="Times New Roman" w:cs="Times New Roman"/>
          <w:b/>
          <w:color w:val="222222"/>
          <w:sz w:val="24"/>
          <w:szCs w:val="24"/>
          <w:shd w:val="clear" w:color="auto" w:fill="FFFFFF"/>
        </w:rPr>
        <w:t xml:space="preserve">Fig. </w:t>
      </w:r>
      <w:r w:rsidR="001C76D8">
        <w:rPr>
          <w:rFonts w:ascii="Times New Roman" w:hAnsi="Times New Roman" w:cs="Times New Roman"/>
          <w:b/>
          <w:color w:val="222222"/>
          <w:sz w:val="24"/>
          <w:szCs w:val="24"/>
          <w:shd w:val="clear" w:color="auto" w:fill="FFFFFF"/>
        </w:rPr>
        <w:t>3</w:t>
      </w:r>
      <w:r w:rsidR="00515A9E" w:rsidRPr="00515A9E">
        <w:rPr>
          <w:rFonts w:ascii="Times New Roman" w:hAnsi="Times New Roman" w:cs="Times New Roman"/>
          <w:color w:val="222222"/>
          <w:sz w:val="24"/>
          <w:szCs w:val="24"/>
          <w:shd w:val="clear" w:color="auto" w:fill="FFFFFF"/>
        </w:rPr>
        <w:t>.</w:t>
      </w:r>
      <w:proofErr w:type="gramEnd"/>
      <w:r w:rsidR="00515A9E" w:rsidRPr="00515A9E">
        <w:rPr>
          <w:rFonts w:ascii="Times New Roman" w:hAnsi="Times New Roman" w:cs="Times New Roman"/>
          <w:color w:val="222222"/>
          <w:sz w:val="24"/>
          <w:szCs w:val="24"/>
          <w:shd w:val="clear" w:color="auto" w:fill="FFFFFF"/>
        </w:rPr>
        <w:t xml:space="preserve"> </w:t>
      </w:r>
      <w:r w:rsidR="00774D5C">
        <w:rPr>
          <w:rFonts w:ascii="Times New Roman" w:hAnsi="Times New Roman" w:cs="Times New Roman"/>
          <w:color w:val="222222"/>
          <w:sz w:val="24"/>
          <w:szCs w:val="24"/>
          <w:shd w:val="clear" w:color="auto" w:fill="FFFFFF"/>
        </w:rPr>
        <w:t xml:space="preserve">(a) </w:t>
      </w:r>
      <w:r w:rsidR="00515A9E" w:rsidRPr="00647F3D">
        <w:rPr>
          <w:rFonts w:ascii="Times New Roman" w:hAnsi="Times New Roman" w:cs="Times New Roman"/>
          <w:sz w:val="24"/>
          <w:szCs w:val="24"/>
        </w:rPr>
        <w:t xml:space="preserve">Linear energy deposition </w:t>
      </w:r>
      <w:r w:rsidR="00774D5C">
        <w:rPr>
          <w:rFonts w:ascii="Times New Roman" w:hAnsi="Times New Roman" w:cs="Times New Roman"/>
          <w:sz w:val="24"/>
          <w:szCs w:val="24"/>
        </w:rPr>
        <w:t>density generated by</w:t>
      </w:r>
      <w:r w:rsidR="00515A9E" w:rsidRPr="00647F3D">
        <w:rPr>
          <w:rFonts w:ascii="Times New Roman" w:hAnsi="Times New Roman" w:cs="Times New Roman"/>
          <w:sz w:val="24"/>
          <w:szCs w:val="24"/>
        </w:rPr>
        <w:t xml:space="preserve"> 7 </w:t>
      </w:r>
      <w:proofErr w:type="spellStart"/>
      <w:r w:rsidR="00515A9E" w:rsidRPr="00647F3D">
        <w:rPr>
          <w:rFonts w:ascii="Times New Roman" w:hAnsi="Times New Roman" w:cs="Times New Roman"/>
          <w:sz w:val="24"/>
          <w:szCs w:val="24"/>
        </w:rPr>
        <w:t>keV</w:t>
      </w:r>
      <w:proofErr w:type="spellEnd"/>
      <w:r w:rsidR="00515A9E" w:rsidRPr="00647F3D">
        <w:rPr>
          <w:rFonts w:ascii="Times New Roman" w:hAnsi="Times New Roman" w:cs="Times New Roman"/>
          <w:sz w:val="24"/>
          <w:szCs w:val="24"/>
        </w:rPr>
        <w:t xml:space="preserve"> photons incident on a</w:t>
      </w:r>
      <w:ins w:id="75" w:author="Evan Jahrman" w:date="2017-04-12T19:58:00Z">
        <w:r w:rsidR="00F8586D">
          <w:rPr>
            <w:rFonts w:ascii="Times New Roman" w:hAnsi="Times New Roman" w:cs="Times New Roman"/>
            <w:sz w:val="24"/>
            <w:szCs w:val="24"/>
          </w:rPr>
          <w:t>n</w:t>
        </w:r>
      </w:ins>
      <w:r w:rsidR="00515A9E" w:rsidRPr="00647F3D">
        <w:rPr>
          <w:rFonts w:ascii="Times New Roman" w:hAnsi="Times New Roman" w:cs="Times New Roman"/>
          <w:sz w:val="24"/>
          <w:szCs w:val="24"/>
        </w:rPr>
        <w:t xml:space="preserve"> Au-F</w:t>
      </w:r>
      <w:r w:rsidR="006717BF" w:rsidRPr="006717BF">
        <w:rPr>
          <w:rFonts w:ascii="Times New Roman" w:hAnsi="Times New Roman" w:cs="Times New Roman"/>
          <w:sz w:val="24"/>
          <w:szCs w:val="24"/>
        </w:rPr>
        <w:t>e</w:t>
      </w:r>
      <w:r w:rsidR="006717BF">
        <w:rPr>
          <w:rFonts w:ascii="Times New Roman" w:hAnsi="Times New Roman" w:cs="Times New Roman"/>
          <w:sz w:val="24"/>
          <w:szCs w:val="24"/>
          <w:vertAlign w:val="subscript"/>
        </w:rPr>
        <w:t>3</w:t>
      </w:r>
      <w:r w:rsidR="006717BF">
        <w:rPr>
          <w:rFonts w:ascii="Times New Roman" w:hAnsi="Times New Roman" w:cs="Times New Roman"/>
          <w:sz w:val="24"/>
          <w:szCs w:val="24"/>
        </w:rPr>
        <w:t>O</w:t>
      </w:r>
      <w:r w:rsidR="006717BF">
        <w:rPr>
          <w:rFonts w:ascii="Times New Roman" w:hAnsi="Times New Roman" w:cs="Times New Roman"/>
          <w:sz w:val="24"/>
          <w:szCs w:val="24"/>
          <w:vertAlign w:val="subscript"/>
        </w:rPr>
        <w:t>4</w:t>
      </w:r>
      <w:r w:rsidR="00515A9E" w:rsidRPr="00647F3D">
        <w:rPr>
          <w:rFonts w:ascii="Times New Roman" w:hAnsi="Times New Roman" w:cs="Times New Roman"/>
          <w:sz w:val="24"/>
          <w:szCs w:val="24"/>
        </w:rPr>
        <w:t xml:space="preserve">-Au target, displayed for several thicknesses of the central </w:t>
      </w:r>
      <w:r w:rsidR="006717BF" w:rsidRPr="0089478D">
        <w:rPr>
          <w:rFonts w:ascii="Times New Roman" w:hAnsi="Times New Roman" w:cs="Times New Roman"/>
          <w:sz w:val="24"/>
          <w:szCs w:val="24"/>
        </w:rPr>
        <w:t>F</w:t>
      </w:r>
      <w:r w:rsidR="006717BF" w:rsidRPr="006717BF">
        <w:rPr>
          <w:rFonts w:ascii="Times New Roman" w:hAnsi="Times New Roman" w:cs="Times New Roman"/>
          <w:sz w:val="24"/>
          <w:szCs w:val="24"/>
        </w:rPr>
        <w:t>e</w:t>
      </w:r>
      <w:r w:rsidR="006717BF">
        <w:rPr>
          <w:rFonts w:ascii="Times New Roman" w:hAnsi="Times New Roman" w:cs="Times New Roman"/>
          <w:sz w:val="24"/>
          <w:szCs w:val="24"/>
          <w:vertAlign w:val="subscript"/>
        </w:rPr>
        <w:t>3</w:t>
      </w:r>
      <w:r w:rsidR="006717BF">
        <w:rPr>
          <w:rFonts w:ascii="Times New Roman" w:hAnsi="Times New Roman" w:cs="Times New Roman"/>
          <w:sz w:val="24"/>
          <w:szCs w:val="24"/>
        </w:rPr>
        <w:t>O</w:t>
      </w:r>
      <w:r w:rsidR="006717BF">
        <w:rPr>
          <w:rFonts w:ascii="Times New Roman" w:hAnsi="Times New Roman" w:cs="Times New Roman"/>
          <w:sz w:val="24"/>
          <w:szCs w:val="24"/>
          <w:vertAlign w:val="subscript"/>
        </w:rPr>
        <w:t>4</w:t>
      </w:r>
      <w:r w:rsidR="00515A9E" w:rsidRPr="00647F3D">
        <w:rPr>
          <w:rFonts w:ascii="Times New Roman" w:hAnsi="Times New Roman" w:cs="Times New Roman"/>
          <w:sz w:val="24"/>
          <w:szCs w:val="24"/>
        </w:rPr>
        <w:t xml:space="preserve"> layer and a fixed </w:t>
      </w:r>
      <w:r w:rsidR="00537157">
        <w:rPr>
          <w:rFonts w:ascii="Times New Roman" w:hAnsi="Times New Roman" w:cs="Times New Roman"/>
          <w:sz w:val="24"/>
          <w:szCs w:val="24"/>
        </w:rPr>
        <w:t>Au</w:t>
      </w:r>
      <w:r w:rsidR="00515A9E" w:rsidRPr="00647F3D">
        <w:rPr>
          <w:rFonts w:ascii="Times New Roman" w:hAnsi="Times New Roman" w:cs="Times New Roman"/>
          <w:sz w:val="24"/>
          <w:szCs w:val="24"/>
        </w:rPr>
        <w:t xml:space="preserve"> cladding thickness of 50nm</w:t>
      </w:r>
      <w:r w:rsidR="00774D5C">
        <w:rPr>
          <w:rFonts w:ascii="Times New Roman" w:hAnsi="Times New Roman" w:cs="Times New Roman"/>
          <w:sz w:val="24"/>
          <w:szCs w:val="24"/>
        </w:rPr>
        <w:t>. (b) Histogram</w:t>
      </w:r>
      <w:r w:rsidR="00431FAC">
        <w:rPr>
          <w:rFonts w:ascii="Times New Roman" w:hAnsi="Times New Roman" w:cs="Times New Roman"/>
          <w:sz w:val="24"/>
          <w:szCs w:val="24"/>
        </w:rPr>
        <w:t>s</w:t>
      </w:r>
      <w:r w:rsidR="00774D5C">
        <w:rPr>
          <w:rFonts w:ascii="Times New Roman" w:hAnsi="Times New Roman" w:cs="Times New Roman"/>
          <w:sz w:val="24"/>
          <w:szCs w:val="24"/>
        </w:rPr>
        <w:t xml:space="preserve"> of energy deposition density in </w:t>
      </w:r>
      <w:r w:rsidR="00395A9E">
        <w:rPr>
          <w:rFonts w:ascii="Times New Roman" w:hAnsi="Times New Roman" w:cs="Times New Roman"/>
          <w:sz w:val="24"/>
          <w:szCs w:val="24"/>
        </w:rPr>
        <w:t>volume elements of the</w:t>
      </w:r>
      <w:r w:rsidR="00774D5C">
        <w:rPr>
          <w:rFonts w:ascii="Times New Roman" w:hAnsi="Times New Roman" w:cs="Times New Roman"/>
          <w:sz w:val="24"/>
          <w:szCs w:val="24"/>
        </w:rPr>
        <w:t xml:space="preserve"> </w:t>
      </w:r>
      <w:r w:rsidR="006717BF" w:rsidRPr="0089478D">
        <w:rPr>
          <w:rFonts w:ascii="Times New Roman" w:hAnsi="Times New Roman" w:cs="Times New Roman"/>
          <w:sz w:val="24"/>
          <w:szCs w:val="24"/>
        </w:rPr>
        <w:t>F</w:t>
      </w:r>
      <w:r w:rsidR="006717BF" w:rsidRPr="006717BF">
        <w:rPr>
          <w:rFonts w:ascii="Times New Roman" w:hAnsi="Times New Roman" w:cs="Times New Roman"/>
          <w:sz w:val="24"/>
          <w:szCs w:val="24"/>
        </w:rPr>
        <w:t>e</w:t>
      </w:r>
      <w:r w:rsidR="006717BF">
        <w:rPr>
          <w:rFonts w:ascii="Times New Roman" w:hAnsi="Times New Roman" w:cs="Times New Roman"/>
          <w:sz w:val="24"/>
          <w:szCs w:val="24"/>
          <w:vertAlign w:val="subscript"/>
        </w:rPr>
        <w:t>3</w:t>
      </w:r>
      <w:r w:rsidR="006717BF">
        <w:rPr>
          <w:rFonts w:ascii="Times New Roman" w:hAnsi="Times New Roman" w:cs="Times New Roman"/>
          <w:sz w:val="24"/>
          <w:szCs w:val="24"/>
        </w:rPr>
        <w:t>O</w:t>
      </w:r>
      <w:r w:rsidR="006717BF">
        <w:rPr>
          <w:rFonts w:ascii="Times New Roman" w:hAnsi="Times New Roman" w:cs="Times New Roman"/>
          <w:sz w:val="24"/>
          <w:szCs w:val="24"/>
          <w:vertAlign w:val="subscript"/>
        </w:rPr>
        <w:t>4</w:t>
      </w:r>
      <w:r w:rsidR="00774D5C">
        <w:rPr>
          <w:rFonts w:ascii="Times New Roman" w:hAnsi="Times New Roman" w:cs="Times New Roman"/>
          <w:sz w:val="24"/>
          <w:szCs w:val="24"/>
        </w:rPr>
        <w:t xml:space="preserve"> inclusion</w:t>
      </w:r>
      <w:r w:rsidR="00431FAC">
        <w:rPr>
          <w:rFonts w:ascii="Times New Roman" w:hAnsi="Times New Roman" w:cs="Times New Roman"/>
          <w:sz w:val="24"/>
          <w:szCs w:val="24"/>
        </w:rPr>
        <w:t>s</w:t>
      </w:r>
      <w:r w:rsidR="00774D5C">
        <w:rPr>
          <w:rFonts w:ascii="Times New Roman" w:hAnsi="Times New Roman" w:cs="Times New Roman"/>
          <w:sz w:val="24"/>
          <w:szCs w:val="24"/>
        </w:rPr>
        <w:t xml:space="preserve"> </w:t>
      </w:r>
      <w:r w:rsidR="00431FAC">
        <w:rPr>
          <w:rFonts w:ascii="Times New Roman" w:hAnsi="Times New Roman" w:cs="Times New Roman"/>
          <w:sz w:val="24"/>
          <w:szCs w:val="24"/>
        </w:rPr>
        <w:t>in</w:t>
      </w:r>
      <w:r w:rsidR="006717BF">
        <w:rPr>
          <w:rFonts w:ascii="Times New Roman" w:hAnsi="Times New Roman" w:cs="Times New Roman"/>
          <w:sz w:val="24"/>
          <w:szCs w:val="24"/>
        </w:rPr>
        <w:t xml:space="preserve"> </w:t>
      </w:r>
      <w:r w:rsidR="006717BF" w:rsidRPr="0089478D">
        <w:rPr>
          <w:rFonts w:ascii="Times New Roman" w:hAnsi="Times New Roman" w:cs="Times New Roman"/>
          <w:sz w:val="24"/>
          <w:szCs w:val="24"/>
        </w:rPr>
        <w:t>Au-F</w:t>
      </w:r>
      <w:r w:rsidR="006717BF" w:rsidRPr="006717BF">
        <w:rPr>
          <w:rFonts w:ascii="Times New Roman" w:hAnsi="Times New Roman" w:cs="Times New Roman"/>
          <w:sz w:val="24"/>
          <w:szCs w:val="24"/>
        </w:rPr>
        <w:t>e</w:t>
      </w:r>
      <w:r w:rsidR="006717BF">
        <w:rPr>
          <w:rFonts w:ascii="Times New Roman" w:hAnsi="Times New Roman" w:cs="Times New Roman"/>
          <w:sz w:val="24"/>
          <w:szCs w:val="24"/>
          <w:vertAlign w:val="subscript"/>
        </w:rPr>
        <w:t>3</w:t>
      </w:r>
      <w:r w:rsidR="006717BF">
        <w:rPr>
          <w:rFonts w:ascii="Times New Roman" w:hAnsi="Times New Roman" w:cs="Times New Roman"/>
          <w:sz w:val="24"/>
          <w:szCs w:val="24"/>
        </w:rPr>
        <w:t>O</w:t>
      </w:r>
      <w:r w:rsidR="006717BF">
        <w:rPr>
          <w:rFonts w:ascii="Times New Roman" w:hAnsi="Times New Roman" w:cs="Times New Roman"/>
          <w:sz w:val="24"/>
          <w:szCs w:val="24"/>
          <w:vertAlign w:val="subscript"/>
        </w:rPr>
        <w:t>4</w:t>
      </w:r>
      <w:r w:rsidR="00774D5C">
        <w:rPr>
          <w:rFonts w:ascii="Times New Roman" w:hAnsi="Times New Roman" w:cs="Times New Roman"/>
          <w:sz w:val="24"/>
          <w:szCs w:val="24"/>
        </w:rPr>
        <w:t>-Au target</w:t>
      </w:r>
      <w:r w:rsidR="00431FAC">
        <w:rPr>
          <w:rFonts w:ascii="Times New Roman" w:hAnsi="Times New Roman" w:cs="Times New Roman"/>
          <w:sz w:val="24"/>
          <w:szCs w:val="24"/>
        </w:rPr>
        <w:t>s</w:t>
      </w:r>
      <w:r w:rsidR="00774D5C">
        <w:rPr>
          <w:rFonts w:ascii="Times New Roman" w:hAnsi="Times New Roman" w:cs="Times New Roman"/>
          <w:sz w:val="24"/>
          <w:szCs w:val="24"/>
        </w:rPr>
        <w:t>, displayed for several thicknesses o</w:t>
      </w:r>
      <w:r w:rsidR="006717BF">
        <w:rPr>
          <w:rFonts w:ascii="Times New Roman" w:hAnsi="Times New Roman" w:cs="Times New Roman"/>
          <w:sz w:val="24"/>
          <w:szCs w:val="24"/>
        </w:rPr>
        <w:t xml:space="preserve">f the Au cladding and a fixed </w:t>
      </w:r>
      <w:r w:rsidR="006717BF" w:rsidRPr="0089478D">
        <w:rPr>
          <w:rFonts w:ascii="Times New Roman" w:hAnsi="Times New Roman" w:cs="Times New Roman"/>
          <w:sz w:val="24"/>
          <w:szCs w:val="24"/>
        </w:rPr>
        <w:t>F</w:t>
      </w:r>
      <w:r w:rsidR="006717BF" w:rsidRPr="006717BF">
        <w:rPr>
          <w:rFonts w:ascii="Times New Roman" w:hAnsi="Times New Roman" w:cs="Times New Roman"/>
          <w:sz w:val="24"/>
          <w:szCs w:val="24"/>
        </w:rPr>
        <w:t>e</w:t>
      </w:r>
      <w:r w:rsidR="006717BF">
        <w:rPr>
          <w:rFonts w:ascii="Times New Roman" w:hAnsi="Times New Roman" w:cs="Times New Roman"/>
          <w:sz w:val="24"/>
          <w:szCs w:val="24"/>
          <w:vertAlign w:val="subscript"/>
        </w:rPr>
        <w:t>3</w:t>
      </w:r>
      <w:r w:rsidR="006717BF">
        <w:rPr>
          <w:rFonts w:ascii="Times New Roman" w:hAnsi="Times New Roman" w:cs="Times New Roman"/>
          <w:sz w:val="24"/>
          <w:szCs w:val="24"/>
        </w:rPr>
        <w:t>O</w:t>
      </w:r>
      <w:r w:rsidR="006717BF">
        <w:rPr>
          <w:rFonts w:ascii="Times New Roman" w:hAnsi="Times New Roman" w:cs="Times New Roman"/>
          <w:sz w:val="24"/>
          <w:szCs w:val="24"/>
          <w:vertAlign w:val="subscript"/>
        </w:rPr>
        <w:t>4</w:t>
      </w:r>
      <w:r w:rsidR="00774D5C">
        <w:rPr>
          <w:rFonts w:ascii="Times New Roman" w:hAnsi="Times New Roman" w:cs="Times New Roman"/>
          <w:sz w:val="24"/>
          <w:szCs w:val="24"/>
        </w:rPr>
        <w:t xml:space="preserve"> layer thickness of 50 nm. </w:t>
      </w:r>
    </w:p>
    <w:p w14:paraId="79922E43"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805A9FC"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0C572D40"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076F97BE"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5F1CFCEF"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6203D67"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4DE09DCA"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3D123483"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E754F2A" w14:textId="65D508C4" w:rsidR="00C42F23" w:rsidRDefault="00257D62" w:rsidP="0091018D">
      <w:pPr>
        <w:spacing w:line="360" w:lineRule="auto"/>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57D06F8B" wp14:editId="38BE325A">
            <wp:extent cx="3050540" cy="2078355"/>
            <wp:effectExtent l="0" t="0" r="0" b="0"/>
            <wp:docPr id="5" name="Picture 5" descr="C:\Users\ohoidn\Dropbox\Seidler_Lab\writing\hot_electron_furnace\plots\au-diamond-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hoidn\Dropbox\Seidler_Lab\writing\hot_electron_furnace\plots\au-diamond-a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540" cy="2078355"/>
                    </a:xfrm>
                    <a:prstGeom prst="rect">
                      <a:avLst/>
                    </a:prstGeom>
                    <a:noFill/>
                    <a:ln>
                      <a:noFill/>
                    </a:ln>
                  </pic:spPr>
                </pic:pic>
              </a:graphicData>
            </a:graphic>
          </wp:inline>
        </w:drawing>
      </w:r>
    </w:p>
    <w:p w14:paraId="756B0CB2" w14:textId="112695B0" w:rsidR="00515A9E" w:rsidRPr="00647F3D" w:rsidRDefault="00C42F23" w:rsidP="009101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firstLine="360"/>
        <w:jc w:val="both"/>
        <w:rPr>
          <w:rFonts w:ascii="Times New Roman" w:hAnsi="Times New Roman" w:cs="Times New Roman"/>
          <w:sz w:val="24"/>
          <w:szCs w:val="24"/>
        </w:rPr>
      </w:pPr>
      <w:proofErr w:type="gramStart"/>
      <w:r w:rsidRPr="00647F3D">
        <w:rPr>
          <w:rFonts w:ascii="Times New Roman" w:hAnsi="Times New Roman" w:cs="Times New Roman"/>
          <w:b/>
          <w:color w:val="222222"/>
          <w:sz w:val="24"/>
          <w:szCs w:val="24"/>
          <w:shd w:val="clear" w:color="auto" w:fill="FFFFFF"/>
        </w:rPr>
        <w:t xml:space="preserve">Fig. </w:t>
      </w:r>
      <w:bookmarkStart w:id="76" w:name="OLE_LINK3"/>
      <w:bookmarkStart w:id="77" w:name="OLE_LINK4"/>
      <w:bookmarkStart w:id="78" w:name="OLE_LINK5"/>
      <w:r w:rsidR="001C76D8">
        <w:rPr>
          <w:rFonts w:ascii="Times New Roman" w:hAnsi="Times New Roman" w:cs="Times New Roman"/>
          <w:b/>
          <w:color w:val="222222"/>
          <w:sz w:val="24"/>
          <w:szCs w:val="24"/>
          <w:shd w:val="clear" w:color="auto" w:fill="FFFFFF"/>
        </w:rPr>
        <w:t>4</w:t>
      </w:r>
      <w:r w:rsidR="00515A9E">
        <w:rPr>
          <w:rFonts w:ascii="Times New Roman" w:hAnsi="Times New Roman" w:cs="Times New Roman"/>
          <w:color w:val="222222"/>
          <w:sz w:val="24"/>
          <w:szCs w:val="24"/>
          <w:shd w:val="clear" w:color="auto" w:fill="FFFFFF"/>
        </w:rPr>
        <w:t>.</w:t>
      </w:r>
      <w:proofErr w:type="gramEnd"/>
      <w:r w:rsidR="00515A9E" w:rsidRPr="00515A9E">
        <w:rPr>
          <w:rFonts w:ascii="Times New Roman" w:hAnsi="Times New Roman" w:cs="Times New Roman"/>
          <w:color w:val="222222"/>
          <w:sz w:val="24"/>
          <w:szCs w:val="24"/>
          <w:shd w:val="clear" w:color="auto" w:fill="FFFFFF"/>
        </w:rPr>
        <w:t xml:space="preserve"> </w:t>
      </w:r>
      <w:r w:rsidR="00515A9E" w:rsidRPr="00647F3D">
        <w:rPr>
          <w:rFonts w:ascii="Times New Roman" w:hAnsi="Times New Roman" w:cs="Times New Roman"/>
          <w:sz w:val="24"/>
          <w:szCs w:val="24"/>
        </w:rPr>
        <w:t>Linear energy deposition due to 7</w:t>
      </w:r>
      <w:r w:rsidR="00515A9E" w:rsidRPr="00515A9E">
        <w:rPr>
          <w:rFonts w:ascii="Times New Roman" w:hAnsi="Times New Roman" w:cs="Times New Roman"/>
          <w:sz w:val="24"/>
          <w:szCs w:val="24"/>
        </w:rPr>
        <w:t xml:space="preserve"> </w:t>
      </w:r>
      <w:proofErr w:type="spellStart"/>
      <w:r w:rsidR="00515A9E" w:rsidRPr="00515A9E">
        <w:rPr>
          <w:rFonts w:ascii="Times New Roman" w:hAnsi="Times New Roman" w:cs="Times New Roman"/>
          <w:sz w:val="24"/>
          <w:szCs w:val="24"/>
        </w:rPr>
        <w:t>keV</w:t>
      </w:r>
      <w:proofErr w:type="spellEnd"/>
      <w:r w:rsidR="00515A9E" w:rsidRPr="00515A9E">
        <w:rPr>
          <w:rFonts w:ascii="Times New Roman" w:hAnsi="Times New Roman" w:cs="Times New Roman"/>
          <w:sz w:val="24"/>
          <w:szCs w:val="24"/>
        </w:rPr>
        <w:t xml:space="preserve"> photons incident on a</w:t>
      </w:r>
      <w:r w:rsidR="00F8586D">
        <w:rPr>
          <w:rFonts w:ascii="Times New Roman" w:hAnsi="Times New Roman" w:cs="Times New Roman"/>
          <w:sz w:val="24"/>
          <w:szCs w:val="24"/>
        </w:rPr>
        <w:t>n</w:t>
      </w:r>
      <w:r w:rsidR="00515A9E" w:rsidRPr="00515A9E">
        <w:rPr>
          <w:rFonts w:ascii="Times New Roman" w:hAnsi="Times New Roman" w:cs="Times New Roman"/>
          <w:sz w:val="24"/>
          <w:szCs w:val="24"/>
        </w:rPr>
        <w:t xml:space="preserve"> Au-</w:t>
      </w:r>
      <w:r w:rsidR="00515A9E">
        <w:rPr>
          <w:rFonts w:ascii="Times New Roman" w:hAnsi="Times New Roman" w:cs="Times New Roman"/>
          <w:sz w:val="24"/>
          <w:szCs w:val="24"/>
        </w:rPr>
        <w:t>C</w:t>
      </w:r>
      <w:r w:rsidR="00515A9E" w:rsidRPr="00647F3D">
        <w:rPr>
          <w:rFonts w:ascii="Times New Roman" w:hAnsi="Times New Roman" w:cs="Times New Roman"/>
          <w:sz w:val="24"/>
          <w:szCs w:val="24"/>
        </w:rPr>
        <w:t xml:space="preserve">-Au target displayed for several thicknesses of the central </w:t>
      </w:r>
      <w:r w:rsidR="006F6F10">
        <w:rPr>
          <w:rFonts w:ascii="Times New Roman" w:hAnsi="Times New Roman" w:cs="Times New Roman"/>
          <w:sz w:val="24"/>
          <w:szCs w:val="24"/>
        </w:rPr>
        <w:t>C</w:t>
      </w:r>
      <w:r w:rsidR="006F6F10" w:rsidRPr="00647F3D">
        <w:rPr>
          <w:rFonts w:ascii="Times New Roman" w:hAnsi="Times New Roman" w:cs="Times New Roman"/>
          <w:sz w:val="24"/>
          <w:szCs w:val="24"/>
        </w:rPr>
        <w:t xml:space="preserve"> </w:t>
      </w:r>
      <w:r w:rsidR="00515A9E" w:rsidRPr="00647F3D">
        <w:rPr>
          <w:rFonts w:ascii="Times New Roman" w:hAnsi="Times New Roman" w:cs="Times New Roman"/>
          <w:sz w:val="24"/>
          <w:szCs w:val="24"/>
        </w:rPr>
        <w:t>layer and a fixed outer cladding thickness of 50nm.</w:t>
      </w:r>
    </w:p>
    <w:bookmarkEnd w:id="76"/>
    <w:bookmarkEnd w:id="77"/>
    <w:bookmarkEnd w:id="78"/>
    <w:p w14:paraId="26D2EE0B"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0502ECB3"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5C3F3431"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FC2193C"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544F000B"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75C1798A"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1A609148"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05B22B3C"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1F31597E"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4342EF32" w14:textId="77777777" w:rsidR="00C42F23" w:rsidRDefault="00C42F23" w:rsidP="0091018D">
      <w:pPr>
        <w:spacing w:line="360" w:lineRule="auto"/>
        <w:ind w:firstLine="360"/>
        <w:jc w:val="center"/>
        <w:rPr>
          <w:rFonts w:ascii="Times New Roman" w:hAnsi="Times New Roman" w:cs="Times New Roman"/>
          <w:color w:val="222222"/>
          <w:sz w:val="24"/>
          <w:szCs w:val="24"/>
          <w:shd w:val="clear" w:color="auto" w:fill="FFFFFF"/>
        </w:rPr>
      </w:pPr>
    </w:p>
    <w:p w14:paraId="59EA7C4E" w14:textId="77777777" w:rsidR="00C42F23" w:rsidRPr="00647F3D" w:rsidRDefault="00C42F23" w:rsidP="0091018D">
      <w:pPr>
        <w:spacing w:line="360" w:lineRule="auto"/>
        <w:ind w:firstLine="360"/>
        <w:jc w:val="center"/>
        <w:rPr>
          <w:rFonts w:ascii="Times New Roman" w:hAnsi="Times New Roman" w:cs="Times New Roman"/>
          <w:b/>
          <w:color w:val="222222"/>
          <w:sz w:val="24"/>
          <w:szCs w:val="24"/>
          <w:shd w:val="clear" w:color="auto" w:fill="FFFFFF"/>
        </w:rPr>
      </w:pPr>
    </w:p>
    <w:p w14:paraId="13AFB32D" w14:textId="77777777" w:rsidR="002464D6" w:rsidRDefault="002464D6" w:rsidP="0091018D">
      <w:pPr>
        <w:spacing w:line="360" w:lineRule="auto"/>
        <w:ind w:firstLine="360"/>
        <w:jc w:val="center"/>
        <w:rPr>
          <w:rFonts w:ascii="Times New Roman" w:hAnsi="Times New Roman" w:cs="Times New Roman"/>
          <w:color w:val="222222"/>
          <w:sz w:val="24"/>
          <w:szCs w:val="24"/>
          <w:shd w:val="clear" w:color="auto" w:fill="FFFFFF"/>
        </w:rPr>
      </w:pPr>
    </w:p>
    <w:p w14:paraId="0D9BA804" w14:textId="77777777" w:rsidR="002464D6" w:rsidRDefault="002464D6" w:rsidP="0091018D">
      <w:pPr>
        <w:spacing w:line="360" w:lineRule="auto"/>
        <w:ind w:firstLine="360"/>
        <w:jc w:val="center"/>
        <w:rPr>
          <w:rFonts w:ascii="Times New Roman" w:hAnsi="Times New Roman" w:cs="Times New Roman"/>
          <w:color w:val="222222"/>
          <w:sz w:val="24"/>
          <w:szCs w:val="24"/>
          <w:shd w:val="clear" w:color="auto" w:fill="FFFFFF"/>
        </w:rPr>
      </w:pPr>
    </w:p>
    <w:p w14:paraId="27895E12" w14:textId="77777777" w:rsidR="002464D6" w:rsidRDefault="002464D6" w:rsidP="0091018D">
      <w:pPr>
        <w:spacing w:line="360" w:lineRule="auto"/>
        <w:ind w:firstLine="360"/>
        <w:jc w:val="center"/>
        <w:rPr>
          <w:rFonts w:ascii="Times New Roman" w:hAnsi="Times New Roman" w:cs="Times New Roman"/>
          <w:color w:val="222222"/>
          <w:sz w:val="24"/>
          <w:szCs w:val="24"/>
          <w:shd w:val="clear" w:color="auto" w:fill="FFFFFF"/>
        </w:rPr>
      </w:pPr>
    </w:p>
    <w:p w14:paraId="5BEAB05B" w14:textId="1547F186" w:rsidR="002464D6" w:rsidRDefault="00257D62" w:rsidP="0091018D">
      <w:pPr>
        <w:spacing w:line="360" w:lineRule="auto"/>
        <w:ind w:firstLine="360"/>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49946764" wp14:editId="040952E9">
            <wp:extent cx="3075940" cy="2078355"/>
            <wp:effectExtent l="0" t="0" r="0" b="0"/>
            <wp:docPr id="10" name="Picture 10" descr="C:\Users\ohoidn\Dropbox\Seidler_Lab\writing\hot_electron_furnace\plots\annotated-au-fe3o4-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hoidn\Dropbox\Seidler_Lab\writing\hot_electron_furnace\plots\annotated-au-fe3o4-a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5940" cy="2078355"/>
                    </a:xfrm>
                    <a:prstGeom prst="rect">
                      <a:avLst/>
                    </a:prstGeom>
                    <a:noFill/>
                    <a:ln>
                      <a:noFill/>
                    </a:ln>
                  </pic:spPr>
                </pic:pic>
              </a:graphicData>
            </a:graphic>
          </wp:inline>
        </w:drawing>
      </w:r>
    </w:p>
    <w:p w14:paraId="72661732" w14:textId="77777777" w:rsidR="00DA2532" w:rsidRDefault="00DA2532" w:rsidP="0091018D">
      <w:pPr>
        <w:spacing w:line="360" w:lineRule="auto"/>
        <w:ind w:firstLine="360"/>
        <w:jc w:val="both"/>
        <w:rPr>
          <w:rFonts w:ascii="Times New Roman" w:hAnsi="Times New Roman" w:cs="Times New Roman"/>
          <w:b/>
          <w:color w:val="222222"/>
          <w:sz w:val="24"/>
          <w:szCs w:val="24"/>
          <w:shd w:val="clear" w:color="auto" w:fill="FFFFFF"/>
        </w:rPr>
      </w:pPr>
    </w:p>
    <w:p w14:paraId="557C6867" w14:textId="5DEBEB5B" w:rsidR="004C3612" w:rsidRDefault="002464D6" w:rsidP="0091018D">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b/>
          <w:color w:val="222222"/>
          <w:sz w:val="24"/>
          <w:szCs w:val="24"/>
          <w:shd w:val="clear" w:color="auto" w:fill="FFFFFF"/>
        </w:rPr>
        <w:t xml:space="preserve">Fig. </w:t>
      </w:r>
      <w:r w:rsidR="00DA2532">
        <w:rPr>
          <w:rFonts w:ascii="Times New Roman" w:hAnsi="Times New Roman" w:cs="Times New Roman"/>
          <w:b/>
          <w:color w:val="222222"/>
          <w:sz w:val="24"/>
          <w:szCs w:val="24"/>
          <w:shd w:val="clear" w:color="auto" w:fill="FFFFFF"/>
        </w:rPr>
        <w:t>5</w:t>
      </w:r>
      <w:r>
        <w:rPr>
          <w:rFonts w:ascii="Times New Roman" w:hAnsi="Times New Roman" w:cs="Times New Roman"/>
          <w:b/>
          <w:color w:val="222222"/>
          <w:sz w:val="24"/>
          <w:szCs w:val="24"/>
          <w:shd w:val="clear" w:color="auto" w:fill="FFFFFF"/>
        </w:rPr>
        <w:t>.</w:t>
      </w:r>
      <w:proofErr w:type="gramEnd"/>
      <w:r>
        <w:rPr>
          <w:rFonts w:ascii="Times New Roman" w:hAnsi="Times New Roman" w:cs="Times New Roman"/>
          <w:b/>
          <w:color w:val="222222"/>
          <w:sz w:val="24"/>
          <w:szCs w:val="24"/>
          <w:shd w:val="clear" w:color="auto" w:fill="FFFFFF"/>
        </w:rPr>
        <w:t xml:space="preserve"> </w:t>
      </w:r>
      <w:proofErr w:type="gramStart"/>
      <w:r w:rsidR="00515A9E" w:rsidRPr="00647F3D">
        <w:rPr>
          <w:rFonts w:ascii="Times New Roman" w:hAnsi="Times New Roman" w:cs="Times New Roman"/>
          <w:sz w:val="24"/>
          <w:szCs w:val="24"/>
        </w:rPr>
        <w:t>Linear energy deposition in</w:t>
      </w:r>
      <w:r w:rsidR="004D0913">
        <w:rPr>
          <w:rFonts w:ascii="Times New Roman" w:hAnsi="Times New Roman" w:cs="Times New Roman"/>
          <w:sz w:val="24"/>
          <w:szCs w:val="24"/>
        </w:rPr>
        <w:t xml:space="preserve"> layered</w:t>
      </w:r>
      <w:r w:rsidR="00515A9E" w:rsidRPr="00647F3D">
        <w:rPr>
          <w:rFonts w:ascii="Times New Roman" w:hAnsi="Times New Roman" w:cs="Times New Roman"/>
          <w:sz w:val="24"/>
          <w:szCs w:val="24"/>
        </w:rPr>
        <w:t xml:space="preserve"> Au-Fe-Au and Au-</w:t>
      </w:r>
      <w:r w:rsidR="002F77D9" w:rsidRPr="0089478D">
        <w:rPr>
          <w:rFonts w:ascii="Times New Roman" w:hAnsi="Times New Roman" w:cs="Times New Roman"/>
          <w:sz w:val="24"/>
          <w:szCs w:val="24"/>
        </w:rPr>
        <w:t>F</w:t>
      </w:r>
      <w:r w:rsidR="002F77D9" w:rsidRPr="006717BF">
        <w:rPr>
          <w:rFonts w:ascii="Times New Roman" w:hAnsi="Times New Roman" w:cs="Times New Roman"/>
          <w:sz w:val="24"/>
          <w:szCs w:val="24"/>
        </w:rPr>
        <w:t>e</w:t>
      </w:r>
      <w:r w:rsidR="002F77D9">
        <w:rPr>
          <w:rFonts w:ascii="Times New Roman" w:hAnsi="Times New Roman" w:cs="Times New Roman"/>
          <w:sz w:val="24"/>
          <w:szCs w:val="24"/>
          <w:vertAlign w:val="subscript"/>
        </w:rPr>
        <w:t>3</w:t>
      </w:r>
      <w:r w:rsidR="002F77D9">
        <w:rPr>
          <w:rFonts w:ascii="Times New Roman" w:hAnsi="Times New Roman" w:cs="Times New Roman"/>
          <w:sz w:val="24"/>
          <w:szCs w:val="24"/>
        </w:rPr>
        <w:t>O</w:t>
      </w:r>
      <w:r w:rsidR="002F77D9">
        <w:rPr>
          <w:rFonts w:ascii="Times New Roman" w:hAnsi="Times New Roman" w:cs="Times New Roman"/>
          <w:sz w:val="24"/>
          <w:szCs w:val="24"/>
          <w:vertAlign w:val="subscript"/>
        </w:rPr>
        <w:t>4</w:t>
      </w:r>
      <w:r w:rsidR="00515A9E" w:rsidRPr="00647F3D">
        <w:rPr>
          <w:rFonts w:ascii="Times New Roman" w:hAnsi="Times New Roman" w:cs="Times New Roman"/>
          <w:sz w:val="24"/>
          <w:szCs w:val="24"/>
        </w:rPr>
        <w:t xml:space="preserve">-Au targets </w:t>
      </w:r>
      <w:r w:rsidR="004D0913">
        <w:rPr>
          <w:rFonts w:ascii="Times New Roman" w:hAnsi="Times New Roman" w:cs="Times New Roman"/>
          <w:sz w:val="24"/>
          <w:szCs w:val="24"/>
        </w:rPr>
        <w:t xml:space="preserve">of 150 nm total thickness stimulated by </w:t>
      </w:r>
      <w:r w:rsidR="006C5848">
        <w:rPr>
          <w:rFonts w:ascii="Times New Roman" w:hAnsi="Times New Roman" w:cs="Times New Roman"/>
          <w:sz w:val="24"/>
          <w:szCs w:val="24"/>
        </w:rPr>
        <w:t>7</w:t>
      </w:r>
      <w:r w:rsidR="00515A9E" w:rsidRPr="00647F3D">
        <w:rPr>
          <w:rFonts w:ascii="Times New Roman" w:hAnsi="Times New Roman" w:cs="Times New Roman"/>
          <w:sz w:val="24"/>
          <w:szCs w:val="24"/>
        </w:rPr>
        <w:t xml:space="preserve"> </w:t>
      </w:r>
      <w:proofErr w:type="spellStart"/>
      <w:r w:rsidR="00F8586D">
        <w:rPr>
          <w:rFonts w:ascii="Times New Roman" w:hAnsi="Times New Roman" w:cs="Times New Roman"/>
          <w:sz w:val="24"/>
          <w:szCs w:val="24"/>
        </w:rPr>
        <w:t>k</w:t>
      </w:r>
      <w:r w:rsidR="00515A9E" w:rsidRPr="00647F3D">
        <w:rPr>
          <w:rFonts w:ascii="Times New Roman" w:hAnsi="Times New Roman" w:cs="Times New Roman"/>
          <w:sz w:val="24"/>
          <w:szCs w:val="24"/>
        </w:rPr>
        <w:t>eV</w:t>
      </w:r>
      <w:proofErr w:type="spellEnd"/>
      <w:r w:rsidR="004D0913">
        <w:rPr>
          <w:rFonts w:ascii="Times New Roman" w:hAnsi="Times New Roman" w:cs="Times New Roman"/>
          <w:sz w:val="24"/>
          <w:szCs w:val="24"/>
        </w:rPr>
        <w:t xml:space="preserve"> photons</w:t>
      </w:r>
      <w:r w:rsidR="00515A9E" w:rsidRPr="00647F3D">
        <w:rPr>
          <w:rFonts w:ascii="Times New Roman" w:hAnsi="Times New Roman" w:cs="Times New Roman"/>
          <w:sz w:val="24"/>
          <w:szCs w:val="24"/>
        </w:rPr>
        <w:t>.</w:t>
      </w:r>
      <w:proofErr w:type="gramEnd"/>
      <w:r w:rsidR="00515A9E" w:rsidRPr="00647F3D">
        <w:rPr>
          <w:rFonts w:ascii="Times New Roman" w:hAnsi="Times New Roman" w:cs="Times New Roman"/>
          <w:sz w:val="24"/>
          <w:szCs w:val="24"/>
        </w:rPr>
        <w:t xml:space="preserve"> Dashed lines indicate energy deposition in bulk </w:t>
      </w:r>
      <w:r w:rsidR="002F77D9" w:rsidRPr="0089478D">
        <w:rPr>
          <w:rFonts w:ascii="Times New Roman" w:hAnsi="Times New Roman" w:cs="Times New Roman"/>
          <w:sz w:val="24"/>
          <w:szCs w:val="24"/>
        </w:rPr>
        <w:t>F</w:t>
      </w:r>
      <w:r w:rsidR="002F77D9" w:rsidRPr="006717BF">
        <w:rPr>
          <w:rFonts w:ascii="Times New Roman" w:hAnsi="Times New Roman" w:cs="Times New Roman"/>
          <w:sz w:val="24"/>
          <w:szCs w:val="24"/>
        </w:rPr>
        <w:t>e</w:t>
      </w:r>
      <w:r w:rsidR="002F77D9">
        <w:rPr>
          <w:rFonts w:ascii="Times New Roman" w:hAnsi="Times New Roman" w:cs="Times New Roman"/>
          <w:sz w:val="24"/>
          <w:szCs w:val="24"/>
          <w:vertAlign w:val="subscript"/>
        </w:rPr>
        <w:t>3</w:t>
      </w:r>
      <w:r w:rsidR="002F77D9">
        <w:rPr>
          <w:rFonts w:ascii="Times New Roman" w:hAnsi="Times New Roman" w:cs="Times New Roman"/>
          <w:sz w:val="24"/>
          <w:szCs w:val="24"/>
        </w:rPr>
        <w:t>O</w:t>
      </w:r>
      <w:r w:rsidR="002F77D9">
        <w:rPr>
          <w:rFonts w:ascii="Times New Roman" w:hAnsi="Times New Roman" w:cs="Times New Roman"/>
          <w:sz w:val="24"/>
          <w:szCs w:val="24"/>
          <w:vertAlign w:val="subscript"/>
        </w:rPr>
        <w:t>4</w:t>
      </w:r>
      <w:r w:rsidR="002F77D9">
        <w:rPr>
          <w:rFonts w:ascii="Times New Roman" w:hAnsi="Times New Roman" w:cs="Times New Roman"/>
          <w:sz w:val="24"/>
          <w:szCs w:val="24"/>
        </w:rPr>
        <w:t xml:space="preserve"> </w:t>
      </w:r>
      <w:r w:rsidR="00515A9E" w:rsidRPr="00647F3D">
        <w:rPr>
          <w:rFonts w:ascii="Times New Roman" w:hAnsi="Times New Roman" w:cs="Times New Roman"/>
          <w:sz w:val="24"/>
          <w:szCs w:val="24"/>
        </w:rPr>
        <w:t>and Fe at photon energies of 7</w:t>
      </w:r>
      <w:r w:rsidR="00F8586D">
        <w:rPr>
          <w:rFonts w:ascii="Times New Roman" w:hAnsi="Times New Roman" w:cs="Times New Roman"/>
          <w:sz w:val="24"/>
          <w:szCs w:val="24"/>
        </w:rPr>
        <w:t>.12</w:t>
      </w:r>
      <w:r w:rsidR="00515A9E" w:rsidRPr="00647F3D">
        <w:rPr>
          <w:rFonts w:ascii="Times New Roman" w:hAnsi="Times New Roman" w:cs="Times New Roman"/>
          <w:sz w:val="24"/>
          <w:szCs w:val="24"/>
        </w:rPr>
        <w:t xml:space="preserve"> </w:t>
      </w:r>
      <w:proofErr w:type="spellStart"/>
      <w:r w:rsidR="00F8586D">
        <w:rPr>
          <w:rFonts w:ascii="Times New Roman" w:hAnsi="Times New Roman" w:cs="Times New Roman"/>
          <w:sz w:val="24"/>
          <w:szCs w:val="24"/>
        </w:rPr>
        <w:t>k</w:t>
      </w:r>
      <w:r w:rsidR="00515A9E" w:rsidRPr="00647F3D">
        <w:rPr>
          <w:rFonts w:ascii="Times New Roman" w:hAnsi="Times New Roman" w:cs="Times New Roman"/>
          <w:sz w:val="24"/>
          <w:szCs w:val="24"/>
        </w:rPr>
        <w:t>eV</w:t>
      </w:r>
      <w:proofErr w:type="spellEnd"/>
      <w:r w:rsidR="00515A9E" w:rsidRPr="00647F3D">
        <w:rPr>
          <w:rFonts w:ascii="Times New Roman" w:hAnsi="Times New Roman" w:cs="Times New Roman"/>
          <w:sz w:val="24"/>
          <w:szCs w:val="24"/>
        </w:rPr>
        <w:t xml:space="preserve"> (above the iron K-edge) and </w:t>
      </w:r>
      <w:r w:rsidR="006C5848">
        <w:rPr>
          <w:rFonts w:ascii="Times New Roman" w:hAnsi="Times New Roman" w:cs="Times New Roman"/>
          <w:sz w:val="24"/>
          <w:szCs w:val="24"/>
        </w:rPr>
        <w:t>7</w:t>
      </w:r>
      <w:r w:rsidR="00515A9E" w:rsidRPr="00647F3D">
        <w:rPr>
          <w:rFonts w:ascii="Times New Roman" w:hAnsi="Times New Roman" w:cs="Times New Roman"/>
          <w:sz w:val="24"/>
          <w:szCs w:val="24"/>
        </w:rPr>
        <w:t xml:space="preserve"> </w:t>
      </w:r>
      <w:proofErr w:type="spellStart"/>
      <w:r w:rsidR="00F8586D">
        <w:rPr>
          <w:rFonts w:ascii="Times New Roman" w:hAnsi="Times New Roman" w:cs="Times New Roman"/>
          <w:sz w:val="24"/>
          <w:szCs w:val="24"/>
        </w:rPr>
        <w:t>k</w:t>
      </w:r>
      <w:r w:rsidR="00515A9E" w:rsidRPr="00647F3D">
        <w:rPr>
          <w:rFonts w:ascii="Times New Roman" w:hAnsi="Times New Roman" w:cs="Times New Roman"/>
          <w:sz w:val="24"/>
          <w:szCs w:val="24"/>
        </w:rPr>
        <w:t>eV</w:t>
      </w:r>
      <w:proofErr w:type="spellEnd"/>
      <w:r w:rsidR="006C5848">
        <w:rPr>
          <w:rFonts w:ascii="Times New Roman" w:hAnsi="Times New Roman" w:cs="Times New Roman"/>
          <w:sz w:val="24"/>
          <w:szCs w:val="24"/>
        </w:rPr>
        <w:t xml:space="preserve"> (below the edge)</w:t>
      </w:r>
      <w:r w:rsidR="00515A9E" w:rsidRPr="00647F3D">
        <w:rPr>
          <w:rFonts w:ascii="Times New Roman" w:hAnsi="Times New Roman" w:cs="Times New Roman"/>
          <w:sz w:val="24"/>
          <w:szCs w:val="24"/>
        </w:rPr>
        <w:t xml:space="preserve">. The multilayer configuration </w:t>
      </w:r>
      <w:r w:rsidR="00F8586D">
        <w:rPr>
          <w:rFonts w:ascii="Times New Roman" w:hAnsi="Times New Roman" w:cs="Times New Roman"/>
          <w:sz w:val="24"/>
          <w:szCs w:val="24"/>
        </w:rPr>
        <w:t xml:space="preserve">sufficiently </w:t>
      </w:r>
      <w:r w:rsidR="00515A9E" w:rsidRPr="00647F3D">
        <w:rPr>
          <w:rFonts w:ascii="Times New Roman" w:hAnsi="Times New Roman" w:cs="Times New Roman"/>
          <w:sz w:val="24"/>
          <w:szCs w:val="24"/>
        </w:rPr>
        <w:t xml:space="preserve">enhances energy deposition </w:t>
      </w:r>
      <w:del w:id="79" w:author="Oliver R. Hoidn" w:date="2017-04-13T14:14:00Z">
        <w:r w:rsidR="00515A9E" w:rsidRPr="00647F3D" w:rsidDel="00C50FFA">
          <w:rPr>
            <w:rFonts w:ascii="Times New Roman" w:hAnsi="Times New Roman" w:cs="Times New Roman"/>
            <w:sz w:val="24"/>
            <w:szCs w:val="24"/>
          </w:rPr>
          <w:delText xml:space="preserve">in iron </w:delText>
        </w:r>
      </w:del>
      <w:r w:rsidR="00F8586D">
        <w:rPr>
          <w:rFonts w:ascii="Times New Roman" w:hAnsi="Times New Roman" w:cs="Times New Roman"/>
          <w:sz w:val="24"/>
          <w:szCs w:val="24"/>
        </w:rPr>
        <w:t>so as</w:t>
      </w:r>
      <w:r w:rsidR="00515A9E" w:rsidRPr="00647F3D">
        <w:rPr>
          <w:rFonts w:ascii="Times New Roman" w:hAnsi="Times New Roman" w:cs="Times New Roman"/>
          <w:sz w:val="24"/>
          <w:szCs w:val="24"/>
        </w:rPr>
        <w:t xml:space="preserve"> to </w:t>
      </w:r>
      <w:ins w:id="80" w:author="Oliver R. Hoidn" w:date="2017-04-13T14:16:00Z">
        <w:r w:rsidR="00C50FFA">
          <w:rPr>
            <w:rFonts w:ascii="Times New Roman" w:hAnsi="Times New Roman" w:cs="Times New Roman"/>
            <w:sz w:val="24"/>
            <w:szCs w:val="24"/>
          </w:rPr>
          <w:t xml:space="preserve">partially </w:t>
        </w:r>
      </w:ins>
      <w:r w:rsidR="00515A9E" w:rsidRPr="00647F3D">
        <w:rPr>
          <w:rFonts w:ascii="Times New Roman" w:hAnsi="Times New Roman" w:cs="Times New Roman"/>
          <w:sz w:val="24"/>
          <w:szCs w:val="24"/>
        </w:rPr>
        <w:t xml:space="preserve">compensate for </w:t>
      </w:r>
      <w:r w:rsidR="006C5848">
        <w:rPr>
          <w:rFonts w:ascii="Times New Roman" w:hAnsi="Times New Roman" w:cs="Times New Roman"/>
          <w:sz w:val="24"/>
          <w:szCs w:val="24"/>
        </w:rPr>
        <w:t>the difference</w:t>
      </w:r>
      <w:r w:rsidR="006C5848" w:rsidRPr="00647F3D">
        <w:rPr>
          <w:rFonts w:ascii="Times New Roman" w:hAnsi="Times New Roman" w:cs="Times New Roman"/>
          <w:sz w:val="24"/>
          <w:szCs w:val="24"/>
        </w:rPr>
        <w:t xml:space="preserve"> </w:t>
      </w:r>
      <w:r w:rsidR="006C5848">
        <w:rPr>
          <w:rFonts w:ascii="Times New Roman" w:hAnsi="Times New Roman" w:cs="Times New Roman"/>
          <w:sz w:val="24"/>
          <w:szCs w:val="24"/>
        </w:rPr>
        <w:t xml:space="preserve">between </w:t>
      </w:r>
      <w:r w:rsidR="00E5668A">
        <w:rPr>
          <w:rFonts w:ascii="Times New Roman" w:hAnsi="Times New Roman" w:cs="Times New Roman"/>
          <w:sz w:val="24"/>
          <w:szCs w:val="24"/>
        </w:rPr>
        <w:t>pre</w:t>
      </w:r>
      <w:r w:rsidR="006C5848">
        <w:rPr>
          <w:rFonts w:ascii="Times New Roman" w:hAnsi="Times New Roman" w:cs="Times New Roman"/>
          <w:sz w:val="24"/>
          <w:szCs w:val="24"/>
        </w:rPr>
        <w:t>- and above-edge x-ray photoelectric cross sections</w:t>
      </w:r>
      <w:r w:rsidR="00515A9E" w:rsidRPr="00647F3D">
        <w:rPr>
          <w:rFonts w:ascii="Times New Roman" w:hAnsi="Times New Roman" w:cs="Times New Roman"/>
          <w:sz w:val="24"/>
          <w:szCs w:val="24"/>
        </w:rPr>
        <w:t xml:space="preserve">. The benefit is particularly pronounced in </w:t>
      </w:r>
      <w:r w:rsidR="002F77D9" w:rsidRPr="0089478D">
        <w:rPr>
          <w:rFonts w:ascii="Times New Roman" w:hAnsi="Times New Roman" w:cs="Times New Roman"/>
          <w:sz w:val="24"/>
          <w:szCs w:val="24"/>
        </w:rPr>
        <w:t>F</w:t>
      </w:r>
      <w:r w:rsidR="002F77D9" w:rsidRPr="006717BF">
        <w:rPr>
          <w:rFonts w:ascii="Times New Roman" w:hAnsi="Times New Roman" w:cs="Times New Roman"/>
          <w:sz w:val="24"/>
          <w:szCs w:val="24"/>
        </w:rPr>
        <w:t>e</w:t>
      </w:r>
      <w:r w:rsidR="002F77D9">
        <w:rPr>
          <w:rFonts w:ascii="Times New Roman" w:hAnsi="Times New Roman" w:cs="Times New Roman"/>
          <w:sz w:val="24"/>
          <w:szCs w:val="24"/>
          <w:vertAlign w:val="subscript"/>
        </w:rPr>
        <w:t>3</w:t>
      </w:r>
      <w:r w:rsidR="002F77D9">
        <w:rPr>
          <w:rFonts w:ascii="Times New Roman" w:hAnsi="Times New Roman" w:cs="Times New Roman"/>
          <w:sz w:val="24"/>
          <w:szCs w:val="24"/>
        </w:rPr>
        <w:t>O</w:t>
      </w:r>
      <w:r w:rsidR="002F77D9">
        <w:rPr>
          <w:rFonts w:ascii="Times New Roman" w:hAnsi="Times New Roman" w:cs="Times New Roman"/>
          <w:sz w:val="24"/>
          <w:szCs w:val="24"/>
          <w:vertAlign w:val="subscript"/>
        </w:rPr>
        <w:t>4</w:t>
      </w:r>
      <w:r w:rsidR="00515A9E" w:rsidRPr="00647F3D">
        <w:rPr>
          <w:rFonts w:ascii="Times New Roman" w:hAnsi="Times New Roman" w:cs="Times New Roman"/>
          <w:sz w:val="24"/>
          <w:szCs w:val="24"/>
        </w:rPr>
        <w:t xml:space="preserve"> due to its much lower density </w:t>
      </w:r>
      <w:r w:rsidR="007C7F58">
        <w:rPr>
          <w:rFonts w:ascii="Times New Roman" w:hAnsi="Times New Roman" w:cs="Times New Roman"/>
          <w:sz w:val="24"/>
          <w:szCs w:val="24"/>
        </w:rPr>
        <w:t>and photoelectric cross-section</w:t>
      </w:r>
      <w:r w:rsidR="00515A9E" w:rsidRPr="00647F3D">
        <w:rPr>
          <w:rFonts w:ascii="Times New Roman" w:hAnsi="Times New Roman" w:cs="Times New Roman"/>
          <w:sz w:val="24"/>
          <w:szCs w:val="24"/>
        </w:rPr>
        <w:t>.</w:t>
      </w:r>
    </w:p>
    <w:p w14:paraId="20BE0CFD" w14:textId="77777777" w:rsidR="004C3612" w:rsidRDefault="004C3612" w:rsidP="0091018D">
      <w:pPr>
        <w:ind w:firstLine="360"/>
        <w:rPr>
          <w:rFonts w:ascii="Times New Roman" w:hAnsi="Times New Roman" w:cs="Times New Roman"/>
          <w:sz w:val="24"/>
          <w:szCs w:val="24"/>
        </w:rPr>
      </w:pPr>
      <w:r>
        <w:rPr>
          <w:rFonts w:ascii="Times New Roman" w:hAnsi="Times New Roman" w:cs="Times New Roman"/>
          <w:sz w:val="24"/>
          <w:szCs w:val="24"/>
        </w:rPr>
        <w:br w:type="page"/>
      </w:r>
    </w:p>
    <w:p w14:paraId="36050A05" w14:textId="77777777" w:rsidR="002464D6" w:rsidRDefault="004C3612" w:rsidP="0091018D">
      <w:pPr>
        <w:spacing w:line="360" w:lineRule="auto"/>
        <w:ind w:firstLine="360"/>
        <w:jc w:val="center"/>
        <w:rPr>
          <w:rFonts w:ascii="Times New Roman" w:hAnsi="Times New Roman" w:cs="Times New Roman"/>
          <w:b/>
          <w:color w:val="222222"/>
          <w:sz w:val="24"/>
          <w:szCs w:val="24"/>
          <w:shd w:val="clear" w:color="auto" w:fill="FFFFFF"/>
        </w:rPr>
      </w:pPr>
      <w:r w:rsidRPr="001159FB">
        <w:rPr>
          <w:rFonts w:ascii="Times New Roman" w:hAnsi="Times New Roman" w:cs="Times New Roman"/>
          <w:b/>
          <w:noProof/>
          <w:color w:val="222222"/>
          <w:sz w:val="24"/>
          <w:szCs w:val="24"/>
          <w:shd w:val="clear" w:color="auto" w:fill="FFFFFF"/>
        </w:rPr>
        <w:lastRenderedPageBreak/>
        <w:drawing>
          <wp:inline distT="0" distB="0" distL="0" distR="0" wp14:anchorId="4C650441" wp14:editId="5A610BFA">
            <wp:extent cx="3063240" cy="22494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3o4 powder pattern with and without cladd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2249424"/>
                    </a:xfrm>
                    <a:prstGeom prst="rect">
                      <a:avLst/>
                    </a:prstGeom>
                  </pic:spPr>
                </pic:pic>
              </a:graphicData>
            </a:graphic>
          </wp:inline>
        </w:drawing>
      </w:r>
    </w:p>
    <w:p w14:paraId="7A5E3FEC" w14:textId="5E1727C6" w:rsidR="00A6689E" w:rsidRDefault="00E85D57" w:rsidP="0091018D">
      <w:pPr>
        <w:spacing w:line="360" w:lineRule="auto"/>
        <w:ind w:firstLine="360"/>
        <w:jc w:val="both"/>
        <w:rPr>
          <w:rFonts w:ascii="Times New Roman" w:hAnsi="Times New Roman" w:cs="Times New Roman"/>
          <w:color w:val="222222"/>
          <w:sz w:val="24"/>
          <w:szCs w:val="24"/>
          <w:shd w:val="clear" w:color="auto" w:fill="FFFFFF"/>
        </w:rPr>
      </w:pPr>
      <w:proofErr w:type="gramStart"/>
      <w:r w:rsidRPr="00D3522C">
        <w:rPr>
          <w:rFonts w:ascii="Times New Roman" w:hAnsi="Times New Roman" w:cs="Times New Roman"/>
          <w:b/>
          <w:color w:val="222222"/>
          <w:sz w:val="24"/>
          <w:szCs w:val="24"/>
          <w:shd w:val="clear" w:color="auto" w:fill="FFFFFF"/>
        </w:rPr>
        <w:t xml:space="preserve">Fig. </w:t>
      </w:r>
      <w:r w:rsidR="00DA2532">
        <w:rPr>
          <w:rFonts w:ascii="Times New Roman" w:hAnsi="Times New Roman" w:cs="Times New Roman"/>
          <w:b/>
          <w:color w:val="222222"/>
          <w:sz w:val="24"/>
          <w:szCs w:val="24"/>
          <w:shd w:val="clear" w:color="auto" w:fill="FFFFFF"/>
        </w:rPr>
        <w:t>6</w:t>
      </w:r>
      <w:r w:rsidRPr="001159FB">
        <w:rPr>
          <w:rFonts w:ascii="Times New Roman" w:hAnsi="Times New Roman" w:cs="Times New Roman"/>
          <w:color w:val="222222"/>
          <w:sz w:val="24"/>
          <w:szCs w:val="24"/>
          <w:shd w:val="clear" w:color="auto" w:fill="FFFFFF"/>
        </w:rPr>
        <w:t>.</w:t>
      </w:r>
      <w:proofErr w:type="gramEnd"/>
      <w:r w:rsidRPr="001159FB">
        <w:rPr>
          <w:rFonts w:ascii="Times New Roman" w:hAnsi="Times New Roman" w:cs="Times New Roman"/>
          <w:color w:val="222222"/>
          <w:sz w:val="24"/>
          <w:szCs w:val="24"/>
          <w:shd w:val="clear" w:color="auto" w:fill="FFFFFF"/>
        </w:rPr>
        <w:t xml:space="preserve"> Simulated powder diffraction of 50 nm Au-50 nm Fe</w:t>
      </w:r>
      <w:r w:rsidRPr="000E0718">
        <w:rPr>
          <w:rFonts w:ascii="Times New Roman" w:hAnsi="Times New Roman" w:cs="Times New Roman"/>
          <w:color w:val="222222"/>
          <w:sz w:val="24"/>
          <w:szCs w:val="24"/>
          <w:shd w:val="clear" w:color="auto" w:fill="FFFFFF"/>
          <w:vertAlign w:val="subscript"/>
        </w:rPr>
        <w:t>3</w:t>
      </w:r>
      <w:r w:rsidRPr="001159FB">
        <w:rPr>
          <w:rFonts w:ascii="Times New Roman" w:hAnsi="Times New Roman" w:cs="Times New Roman"/>
          <w:color w:val="222222"/>
          <w:sz w:val="24"/>
          <w:szCs w:val="24"/>
          <w:shd w:val="clear" w:color="auto" w:fill="FFFFFF"/>
        </w:rPr>
        <w:t>O</w:t>
      </w:r>
      <w:r w:rsidRPr="000E0718">
        <w:rPr>
          <w:rFonts w:ascii="Times New Roman" w:hAnsi="Times New Roman" w:cs="Times New Roman"/>
          <w:color w:val="222222"/>
          <w:sz w:val="24"/>
          <w:szCs w:val="24"/>
          <w:shd w:val="clear" w:color="auto" w:fill="FFFFFF"/>
          <w:vertAlign w:val="subscript"/>
        </w:rPr>
        <w:t>4</w:t>
      </w:r>
      <w:r w:rsidRPr="001159FB">
        <w:rPr>
          <w:rFonts w:ascii="Times New Roman" w:hAnsi="Times New Roman" w:cs="Times New Roman"/>
          <w:color w:val="222222"/>
          <w:sz w:val="24"/>
          <w:szCs w:val="24"/>
          <w:shd w:val="clear" w:color="auto" w:fill="FFFFFF"/>
        </w:rPr>
        <w:t>-50 nm Au stimulated by X</w:t>
      </w:r>
      <w:r w:rsidR="00F8586D">
        <w:rPr>
          <w:rFonts w:ascii="Times New Roman" w:hAnsi="Times New Roman" w:cs="Times New Roman"/>
          <w:color w:val="222222"/>
          <w:sz w:val="24"/>
          <w:szCs w:val="24"/>
          <w:shd w:val="clear" w:color="auto" w:fill="FFFFFF"/>
        </w:rPr>
        <w:t>-</w:t>
      </w:r>
      <w:r w:rsidRPr="001159FB">
        <w:rPr>
          <w:rFonts w:ascii="Times New Roman" w:hAnsi="Times New Roman" w:cs="Times New Roman"/>
          <w:color w:val="222222"/>
          <w:sz w:val="24"/>
          <w:szCs w:val="24"/>
          <w:shd w:val="clear" w:color="auto" w:fill="FFFFFF"/>
        </w:rPr>
        <w:t xml:space="preserve">rays below the </w:t>
      </w:r>
      <w:r w:rsidR="000E0718">
        <w:rPr>
          <w:rFonts w:ascii="Times New Roman" w:hAnsi="Times New Roman" w:cs="Times New Roman"/>
          <w:color w:val="222222"/>
          <w:sz w:val="24"/>
          <w:szCs w:val="24"/>
          <w:shd w:val="clear" w:color="auto" w:fill="FFFFFF"/>
        </w:rPr>
        <w:t>Fe</w:t>
      </w:r>
      <w:r w:rsidRPr="001159FB">
        <w:rPr>
          <w:rFonts w:ascii="Times New Roman" w:hAnsi="Times New Roman" w:cs="Times New Roman"/>
          <w:color w:val="222222"/>
          <w:sz w:val="24"/>
          <w:szCs w:val="24"/>
          <w:shd w:val="clear" w:color="auto" w:fill="FFFFFF"/>
        </w:rPr>
        <w:t xml:space="preserve"> K-edge</w:t>
      </w:r>
      <w:r w:rsidR="00132666">
        <w:rPr>
          <w:rFonts w:ascii="Times New Roman" w:hAnsi="Times New Roman" w:cs="Times New Roman"/>
          <w:color w:val="222222"/>
          <w:sz w:val="24"/>
          <w:szCs w:val="24"/>
          <w:shd w:val="clear" w:color="auto" w:fill="FFFFFF"/>
        </w:rPr>
        <w:t xml:space="preserve"> (blue)</w:t>
      </w:r>
      <w:r w:rsidRPr="001159FB">
        <w:rPr>
          <w:rFonts w:ascii="Times New Roman" w:hAnsi="Times New Roman" w:cs="Times New Roman"/>
          <w:color w:val="222222"/>
          <w:sz w:val="24"/>
          <w:szCs w:val="24"/>
          <w:shd w:val="clear" w:color="auto" w:fill="FFFFFF"/>
        </w:rPr>
        <w:t xml:space="preserve"> compared to that </w:t>
      </w:r>
      <w:r w:rsidR="00212E6C">
        <w:rPr>
          <w:rFonts w:ascii="Times New Roman" w:hAnsi="Times New Roman" w:cs="Times New Roman"/>
          <w:color w:val="222222"/>
          <w:sz w:val="24"/>
          <w:szCs w:val="24"/>
          <w:shd w:val="clear" w:color="auto" w:fill="FFFFFF"/>
        </w:rPr>
        <w:t xml:space="preserve">resulting </w:t>
      </w:r>
      <w:r w:rsidRPr="001159FB">
        <w:rPr>
          <w:rFonts w:ascii="Times New Roman" w:hAnsi="Times New Roman" w:cs="Times New Roman"/>
          <w:color w:val="222222"/>
          <w:sz w:val="24"/>
          <w:szCs w:val="24"/>
          <w:shd w:val="clear" w:color="auto" w:fill="FFFFFF"/>
        </w:rPr>
        <w:t>from photons above the edge incident on bare Fe</w:t>
      </w:r>
      <w:r w:rsidRPr="000E0718">
        <w:rPr>
          <w:rFonts w:ascii="Times New Roman" w:hAnsi="Times New Roman" w:cs="Times New Roman"/>
          <w:color w:val="222222"/>
          <w:sz w:val="24"/>
          <w:szCs w:val="24"/>
          <w:shd w:val="clear" w:color="auto" w:fill="FFFFFF"/>
          <w:vertAlign w:val="subscript"/>
        </w:rPr>
        <w:t>3</w:t>
      </w:r>
      <w:r w:rsidRPr="001159FB">
        <w:rPr>
          <w:rFonts w:ascii="Times New Roman" w:hAnsi="Times New Roman" w:cs="Times New Roman"/>
          <w:color w:val="222222"/>
          <w:sz w:val="24"/>
          <w:szCs w:val="24"/>
          <w:shd w:val="clear" w:color="auto" w:fill="FFFFFF"/>
        </w:rPr>
        <w:t>O</w:t>
      </w:r>
      <w:r w:rsidRPr="000E0718">
        <w:rPr>
          <w:rFonts w:ascii="Times New Roman" w:hAnsi="Times New Roman" w:cs="Times New Roman"/>
          <w:color w:val="222222"/>
          <w:sz w:val="24"/>
          <w:szCs w:val="24"/>
          <w:shd w:val="clear" w:color="auto" w:fill="FFFFFF"/>
          <w:vertAlign w:val="subscript"/>
        </w:rPr>
        <w:t>4</w:t>
      </w:r>
      <w:ins w:id="81" w:author="Oliver R. Hoidn" w:date="2017-04-13T14:17:00Z">
        <w:r w:rsidR="00C50FFA">
          <w:rPr>
            <w:rFonts w:ascii="Times New Roman" w:hAnsi="Times New Roman" w:cs="Times New Roman"/>
            <w:color w:val="222222"/>
            <w:sz w:val="24"/>
            <w:szCs w:val="24"/>
            <w:shd w:val="clear" w:color="auto" w:fill="FFFFFF"/>
          </w:rPr>
          <w:t>, including fluorescence background</w:t>
        </w:r>
      </w:ins>
      <w:del w:id="82" w:author="Oliver R. Hoidn" w:date="2017-04-13T14:17:00Z">
        <w:r w:rsidR="00132666" w:rsidDel="00C50FFA">
          <w:rPr>
            <w:rFonts w:ascii="Times New Roman" w:hAnsi="Times New Roman" w:cs="Times New Roman"/>
            <w:color w:val="222222"/>
            <w:sz w:val="24"/>
            <w:szCs w:val="24"/>
            <w:shd w:val="clear" w:color="auto" w:fill="FFFFFF"/>
          </w:rPr>
          <w:delText xml:space="preserve"> </w:delText>
        </w:r>
      </w:del>
      <w:r w:rsidR="00132666">
        <w:rPr>
          <w:rFonts w:ascii="Times New Roman" w:hAnsi="Times New Roman" w:cs="Times New Roman"/>
          <w:color w:val="222222"/>
          <w:sz w:val="24"/>
          <w:szCs w:val="24"/>
          <w:shd w:val="clear" w:color="auto" w:fill="FFFFFF"/>
        </w:rPr>
        <w:t>(green).</w:t>
      </w:r>
      <w:r w:rsidRPr="001159FB">
        <w:rPr>
          <w:rFonts w:ascii="Times New Roman" w:hAnsi="Times New Roman" w:cs="Times New Roman"/>
          <w:color w:val="222222"/>
          <w:sz w:val="24"/>
          <w:szCs w:val="24"/>
          <w:shd w:val="clear" w:color="auto" w:fill="FFFFFF"/>
        </w:rPr>
        <w:t xml:space="preserve"> </w:t>
      </w:r>
    </w:p>
    <w:p w14:paraId="30A9C568" w14:textId="1334A451" w:rsidR="00E85D57" w:rsidRPr="001159FB" w:rsidRDefault="00E85D57" w:rsidP="000E0718">
      <w:pPr>
        <w:spacing w:line="360" w:lineRule="auto"/>
        <w:jc w:val="both"/>
        <w:rPr>
          <w:rFonts w:ascii="Times New Roman" w:hAnsi="Times New Roman" w:cs="Times New Roman"/>
          <w:color w:val="222222"/>
          <w:sz w:val="24"/>
          <w:szCs w:val="24"/>
          <w:shd w:val="clear" w:color="auto" w:fill="FFFFFF"/>
        </w:rPr>
      </w:pPr>
    </w:p>
    <w:sectPr w:rsidR="00E85D57" w:rsidRPr="001159FB">
      <w:footerReference w:type="default" r:id="rId15"/>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A41AF" w15:done="0"/>
  <w15:commentEx w15:paraId="34518306" w15:done="0"/>
  <w15:commentEx w15:paraId="6E190740" w15:done="0"/>
  <w15:commentEx w15:paraId="26DE2A84" w15:done="0"/>
  <w15:commentEx w15:paraId="19C43E2D" w15:done="0"/>
  <w15:commentEx w15:paraId="4C03FC44" w15:done="0"/>
  <w15:commentEx w15:paraId="1273FEC2" w15:done="0"/>
  <w15:commentEx w15:paraId="55B357E9" w15:done="0"/>
  <w15:commentEx w15:paraId="0A262776" w15:done="0"/>
  <w15:commentEx w15:paraId="02192AFC" w15:done="0"/>
  <w15:commentEx w15:paraId="10292792" w15:done="0"/>
  <w15:commentEx w15:paraId="0EC952DA" w15:done="0"/>
  <w15:commentEx w15:paraId="51430CF7" w15:done="0"/>
  <w15:commentEx w15:paraId="45314531" w15:done="0"/>
  <w15:commentEx w15:paraId="49A5DAC1" w15:done="0"/>
  <w15:commentEx w15:paraId="32BF4FEE" w15:done="0"/>
  <w15:commentEx w15:paraId="5E9178E5" w15:done="0"/>
  <w15:commentEx w15:paraId="2659B2EB" w15:done="0"/>
  <w15:commentEx w15:paraId="3CC2F8BB" w15:done="0"/>
  <w15:commentEx w15:paraId="7B3C42D9" w15:done="0"/>
  <w15:commentEx w15:paraId="7689AB5A" w15:done="0"/>
  <w15:commentEx w15:paraId="0F276BE2" w15:done="0"/>
  <w15:commentEx w15:paraId="6C0EBA34" w15:done="0"/>
  <w15:commentEx w15:paraId="197E206E" w15:done="0"/>
  <w15:commentEx w15:paraId="13F96870" w15:done="0"/>
  <w15:commentEx w15:paraId="777A5338" w15:done="0"/>
  <w15:commentEx w15:paraId="03B3554F" w15:done="0"/>
  <w15:commentEx w15:paraId="1CD87145" w15:done="0"/>
  <w15:commentEx w15:paraId="58D64139" w15:done="0"/>
  <w15:commentEx w15:paraId="75721BF1" w15:done="0"/>
  <w15:commentEx w15:paraId="1B0BEDB6" w15:done="0"/>
  <w15:commentEx w15:paraId="7A7A861D" w15:done="0"/>
  <w15:commentEx w15:paraId="671C59FB" w15:done="0"/>
  <w15:commentEx w15:paraId="2A8CFEA9" w15:done="0"/>
  <w15:commentEx w15:paraId="313B7511" w15:done="0"/>
  <w15:commentEx w15:paraId="3F445470" w15:done="0"/>
  <w15:commentEx w15:paraId="45E9E0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AD761" w14:textId="77777777" w:rsidR="00217986" w:rsidRDefault="00217986" w:rsidP="0091018D">
      <w:pPr>
        <w:spacing w:after="0" w:line="240" w:lineRule="auto"/>
      </w:pPr>
      <w:r>
        <w:separator/>
      </w:r>
    </w:p>
  </w:endnote>
  <w:endnote w:type="continuationSeparator" w:id="0">
    <w:p w14:paraId="606EB828" w14:textId="77777777" w:rsidR="00217986" w:rsidRDefault="00217986" w:rsidP="0091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57679"/>
      <w:docPartObj>
        <w:docPartGallery w:val="Page Numbers (Bottom of Page)"/>
        <w:docPartUnique/>
      </w:docPartObj>
    </w:sdtPr>
    <w:sdtEndPr>
      <w:rPr>
        <w:noProof/>
      </w:rPr>
    </w:sdtEndPr>
    <w:sdtContent>
      <w:p w14:paraId="34716078" w14:textId="10DB8681" w:rsidR="006E1574" w:rsidRDefault="006E1574">
        <w:pPr>
          <w:pStyle w:val="Footer"/>
          <w:jc w:val="center"/>
        </w:pPr>
        <w:r>
          <w:fldChar w:fldCharType="begin"/>
        </w:r>
        <w:r>
          <w:instrText xml:space="preserve"> PAGE   \* MERGEFORMAT </w:instrText>
        </w:r>
        <w:r>
          <w:fldChar w:fldCharType="separate"/>
        </w:r>
        <w:r w:rsidR="0020723B">
          <w:rPr>
            <w:noProof/>
          </w:rPr>
          <w:t>12</w:t>
        </w:r>
        <w:r>
          <w:rPr>
            <w:noProof/>
          </w:rPr>
          <w:fldChar w:fldCharType="end"/>
        </w:r>
      </w:p>
    </w:sdtContent>
  </w:sdt>
  <w:p w14:paraId="60AC2172" w14:textId="77777777" w:rsidR="006E1574" w:rsidRDefault="006E15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F74E1" w14:textId="77777777" w:rsidR="00217986" w:rsidRDefault="00217986" w:rsidP="0091018D">
      <w:pPr>
        <w:spacing w:after="0" w:line="240" w:lineRule="auto"/>
      </w:pPr>
      <w:r>
        <w:separator/>
      </w:r>
    </w:p>
  </w:footnote>
  <w:footnote w:type="continuationSeparator" w:id="0">
    <w:p w14:paraId="47164D7C" w14:textId="77777777" w:rsidR="00217986" w:rsidRDefault="00217986" w:rsidP="0091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D2765"/>
    <w:multiLevelType w:val="hybridMultilevel"/>
    <w:tmpl w:val="ADF2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iam Holden">
    <w15:presenceInfo w15:providerId="Windows Live" w15:userId="68363dd81338dd67"/>
  </w15:person>
  <w15:person w15:author="Evan Jahrman">
    <w15:presenceInfo w15:providerId="Windows Live" w15:userId="fd1bf8c4b5903a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9s9se0t6vp9pvez5ecvs9dn5tzwddxpfzsa&quot;&gt;hef_references (phys-tiger&amp;apos;s conflicted copy 2016-10-03)&lt;record-ids&gt;&lt;item&gt;1&lt;/item&gt;&lt;item&gt;4&lt;/item&gt;&lt;item&gt;5&lt;/item&gt;&lt;item&gt;6&lt;/item&gt;&lt;item&gt;7&lt;/item&gt;&lt;item&gt;8&lt;/item&gt;&lt;item&gt;9&lt;/item&gt;&lt;item&gt;10&lt;/item&gt;&lt;item&gt;11&lt;/item&gt;&lt;item&gt;12&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item&gt;42&lt;/item&gt;&lt;item&gt;43&lt;/item&gt;&lt;item&gt;44&lt;/item&gt;&lt;/record-ids&gt;&lt;/item&gt;&lt;/Libraries&gt;"/>
  </w:docVars>
  <w:rsids>
    <w:rsidRoot w:val="00161D6F"/>
    <w:rsid w:val="0001250F"/>
    <w:rsid w:val="000125BF"/>
    <w:rsid w:val="00016B21"/>
    <w:rsid w:val="00025277"/>
    <w:rsid w:val="000259A3"/>
    <w:rsid w:val="00030805"/>
    <w:rsid w:val="0004522C"/>
    <w:rsid w:val="00056AB4"/>
    <w:rsid w:val="000727A0"/>
    <w:rsid w:val="0007500B"/>
    <w:rsid w:val="000804EF"/>
    <w:rsid w:val="00081A50"/>
    <w:rsid w:val="0009052E"/>
    <w:rsid w:val="00093D2C"/>
    <w:rsid w:val="000A5439"/>
    <w:rsid w:val="000B4771"/>
    <w:rsid w:val="000C0EF8"/>
    <w:rsid w:val="000C7389"/>
    <w:rsid w:val="000E0718"/>
    <w:rsid w:val="000E0853"/>
    <w:rsid w:val="000F5FEF"/>
    <w:rsid w:val="00111CDE"/>
    <w:rsid w:val="00112D3F"/>
    <w:rsid w:val="00114BCF"/>
    <w:rsid w:val="001159FB"/>
    <w:rsid w:val="00120AF4"/>
    <w:rsid w:val="001233E3"/>
    <w:rsid w:val="00130D41"/>
    <w:rsid w:val="00132666"/>
    <w:rsid w:val="001352CE"/>
    <w:rsid w:val="001427F5"/>
    <w:rsid w:val="0014354F"/>
    <w:rsid w:val="0014578E"/>
    <w:rsid w:val="0015143C"/>
    <w:rsid w:val="001554AE"/>
    <w:rsid w:val="00156FBC"/>
    <w:rsid w:val="00157FF3"/>
    <w:rsid w:val="00161D6F"/>
    <w:rsid w:val="0016765B"/>
    <w:rsid w:val="00170DDC"/>
    <w:rsid w:val="00173C64"/>
    <w:rsid w:val="001743DD"/>
    <w:rsid w:val="00177073"/>
    <w:rsid w:val="0018061A"/>
    <w:rsid w:val="00181355"/>
    <w:rsid w:val="00182D50"/>
    <w:rsid w:val="0018502C"/>
    <w:rsid w:val="00186A6F"/>
    <w:rsid w:val="001A0A72"/>
    <w:rsid w:val="001A3BF0"/>
    <w:rsid w:val="001A774F"/>
    <w:rsid w:val="001B2174"/>
    <w:rsid w:val="001B39E8"/>
    <w:rsid w:val="001C2534"/>
    <w:rsid w:val="001C5628"/>
    <w:rsid w:val="001C76D8"/>
    <w:rsid w:val="001D37D8"/>
    <w:rsid w:val="001D5B49"/>
    <w:rsid w:val="001E0983"/>
    <w:rsid w:val="001E2127"/>
    <w:rsid w:val="001E5151"/>
    <w:rsid w:val="001E578C"/>
    <w:rsid w:val="001F00CA"/>
    <w:rsid w:val="001F168E"/>
    <w:rsid w:val="001F25AF"/>
    <w:rsid w:val="002009E3"/>
    <w:rsid w:val="00200A97"/>
    <w:rsid w:val="00200D85"/>
    <w:rsid w:val="0020450C"/>
    <w:rsid w:val="0020723B"/>
    <w:rsid w:val="002114E1"/>
    <w:rsid w:val="00212E6C"/>
    <w:rsid w:val="00213774"/>
    <w:rsid w:val="002151D4"/>
    <w:rsid w:val="002165FE"/>
    <w:rsid w:val="00217986"/>
    <w:rsid w:val="002224B5"/>
    <w:rsid w:val="0022516D"/>
    <w:rsid w:val="00230F51"/>
    <w:rsid w:val="00231461"/>
    <w:rsid w:val="00234F35"/>
    <w:rsid w:val="00235AD8"/>
    <w:rsid w:val="00241BE2"/>
    <w:rsid w:val="00242126"/>
    <w:rsid w:val="00242377"/>
    <w:rsid w:val="002464D6"/>
    <w:rsid w:val="002520C8"/>
    <w:rsid w:val="0025261D"/>
    <w:rsid w:val="00253286"/>
    <w:rsid w:val="00253E72"/>
    <w:rsid w:val="002554B9"/>
    <w:rsid w:val="002564E4"/>
    <w:rsid w:val="0025654F"/>
    <w:rsid w:val="00257D62"/>
    <w:rsid w:val="00263C6D"/>
    <w:rsid w:val="00265C44"/>
    <w:rsid w:val="0027006B"/>
    <w:rsid w:val="002709E1"/>
    <w:rsid w:val="00272754"/>
    <w:rsid w:val="00273FCE"/>
    <w:rsid w:val="0028019E"/>
    <w:rsid w:val="00282B08"/>
    <w:rsid w:val="00285671"/>
    <w:rsid w:val="00291DE6"/>
    <w:rsid w:val="00293795"/>
    <w:rsid w:val="002938A6"/>
    <w:rsid w:val="00293A8A"/>
    <w:rsid w:val="00296632"/>
    <w:rsid w:val="002979F5"/>
    <w:rsid w:val="00297C51"/>
    <w:rsid w:val="002A0C3B"/>
    <w:rsid w:val="002A28EB"/>
    <w:rsid w:val="002A6115"/>
    <w:rsid w:val="002B19B3"/>
    <w:rsid w:val="002B3C69"/>
    <w:rsid w:val="002B6E46"/>
    <w:rsid w:val="002B7C2C"/>
    <w:rsid w:val="002C149C"/>
    <w:rsid w:val="002C436D"/>
    <w:rsid w:val="002C5605"/>
    <w:rsid w:val="002C5AF3"/>
    <w:rsid w:val="002C6A48"/>
    <w:rsid w:val="002C7778"/>
    <w:rsid w:val="002D0975"/>
    <w:rsid w:val="002D5B10"/>
    <w:rsid w:val="002E0988"/>
    <w:rsid w:val="002E135D"/>
    <w:rsid w:val="002F0472"/>
    <w:rsid w:val="002F1844"/>
    <w:rsid w:val="002F5BC4"/>
    <w:rsid w:val="002F713D"/>
    <w:rsid w:val="002F77D9"/>
    <w:rsid w:val="00302594"/>
    <w:rsid w:val="00302982"/>
    <w:rsid w:val="00307EC9"/>
    <w:rsid w:val="00317731"/>
    <w:rsid w:val="00325A65"/>
    <w:rsid w:val="00325E3C"/>
    <w:rsid w:val="003311D4"/>
    <w:rsid w:val="003416E7"/>
    <w:rsid w:val="00341977"/>
    <w:rsid w:val="00351B80"/>
    <w:rsid w:val="003562E5"/>
    <w:rsid w:val="003709D5"/>
    <w:rsid w:val="00374202"/>
    <w:rsid w:val="003810C0"/>
    <w:rsid w:val="00383E34"/>
    <w:rsid w:val="00390B5D"/>
    <w:rsid w:val="003919FB"/>
    <w:rsid w:val="00395A9E"/>
    <w:rsid w:val="00396E3F"/>
    <w:rsid w:val="003A5330"/>
    <w:rsid w:val="003A7AD5"/>
    <w:rsid w:val="003B17D7"/>
    <w:rsid w:val="003C071D"/>
    <w:rsid w:val="003C1122"/>
    <w:rsid w:val="003C360F"/>
    <w:rsid w:val="003C3E03"/>
    <w:rsid w:val="003C5551"/>
    <w:rsid w:val="003C772D"/>
    <w:rsid w:val="003D0EE0"/>
    <w:rsid w:val="003D296A"/>
    <w:rsid w:val="003E1E8C"/>
    <w:rsid w:val="003E20C0"/>
    <w:rsid w:val="003E2FEE"/>
    <w:rsid w:val="003E78B3"/>
    <w:rsid w:val="003F06AE"/>
    <w:rsid w:val="003F69C0"/>
    <w:rsid w:val="003F7D98"/>
    <w:rsid w:val="0040104E"/>
    <w:rsid w:val="0040164B"/>
    <w:rsid w:val="00401970"/>
    <w:rsid w:val="004047EA"/>
    <w:rsid w:val="004052AF"/>
    <w:rsid w:val="004146DD"/>
    <w:rsid w:val="0042237A"/>
    <w:rsid w:val="0042296E"/>
    <w:rsid w:val="00431FAC"/>
    <w:rsid w:val="00433A13"/>
    <w:rsid w:val="00434E2A"/>
    <w:rsid w:val="00435B41"/>
    <w:rsid w:val="00445227"/>
    <w:rsid w:val="00445D16"/>
    <w:rsid w:val="004552AD"/>
    <w:rsid w:val="004555BA"/>
    <w:rsid w:val="00464BD9"/>
    <w:rsid w:val="004666EC"/>
    <w:rsid w:val="00473421"/>
    <w:rsid w:val="00477295"/>
    <w:rsid w:val="004931A8"/>
    <w:rsid w:val="00495E85"/>
    <w:rsid w:val="004A3D35"/>
    <w:rsid w:val="004B6DDD"/>
    <w:rsid w:val="004B75C3"/>
    <w:rsid w:val="004C111C"/>
    <w:rsid w:val="004C3612"/>
    <w:rsid w:val="004C7608"/>
    <w:rsid w:val="004D07DE"/>
    <w:rsid w:val="004D0913"/>
    <w:rsid w:val="004D0A7D"/>
    <w:rsid w:val="004D2DF5"/>
    <w:rsid w:val="004D7427"/>
    <w:rsid w:val="004D7763"/>
    <w:rsid w:val="004D7FC8"/>
    <w:rsid w:val="004D7FFD"/>
    <w:rsid w:val="004F0543"/>
    <w:rsid w:val="004F2C8C"/>
    <w:rsid w:val="004F2D89"/>
    <w:rsid w:val="004F5626"/>
    <w:rsid w:val="004F63F2"/>
    <w:rsid w:val="004F6F0A"/>
    <w:rsid w:val="00515A9E"/>
    <w:rsid w:val="00516A63"/>
    <w:rsid w:val="00516D17"/>
    <w:rsid w:val="0051761E"/>
    <w:rsid w:val="005209F8"/>
    <w:rsid w:val="00533014"/>
    <w:rsid w:val="005370F3"/>
    <w:rsid w:val="00537157"/>
    <w:rsid w:val="00537326"/>
    <w:rsid w:val="00545C56"/>
    <w:rsid w:val="005469DB"/>
    <w:rsid w:val="005469E2"/>
    <w:rsid w:val="0055039C"/>
    <w:rsid w:val="00552453"/>
    <w:rsid w:val="00560059"/>
    <w:rsid w:val="00562FE8"/>
    <w:rsid w:val="0056635D"/>
    <w:rsid w:val="00567EF8"/>
    <w:rsid w:val="005709CF"/>
    <w:rsid w:val="00583DE7"/>
    <w:rsid w:val="0059413F"/>
    <w:rsid w:val="0059616D"/>
    <w:rsid w:val="00596988"/>
    <w:rsid w:val="005A18D5"/>
    <w:rsid w:val="005B4335"/>
    <w:rsid w:val="005B69EB"/>
    <w:rsid w:val="005C4896"/>
    <w:rsid w:val="005C5413"/>
    <w:rsid w:val="005D2B6F"/>
    <w:rsid w:val="005D34EC"/>
    <w:rsid w:val="005D4AFC"/>
    <w:rsid w:val="005D57F0"/>
    <w:rsid w:val="005F2F68"/>
    <w:rsid w:val="005F3A64"/>
    <w:rsid w:val="005F411E"/>
    <w:rsid w:val="00601D18"/>
    <w:rsid w:val="00602B33"/>
    <w:rsid w:val="006031F5"/>
    <w:rsid w:val="00607DB8"/>
    <w:rsid w:val="00624B39"/>
    <w:rsid w:val="00625094"/>
    <w:rsid w:val="00631BFD"/>
    <w:rsid w:val="0063225B"/>
    <w:rsid w:val="00641540"/>
    <w:rsid w:val="00642226"/>
    <w:rsid w:val="00643D45"/>
    <w:rsid w:val="006460E3"/>
    <w:rsid w:val="00647BCA"/>
    <w:rsid w:val="00647F3D"/>
    <w:rsid w:val="00660BF8"/>
    <w:rsid w:val="006624ED"/>
    <w:rsid w:val="00665722"/>
    <w:rsid w:val="00665850"/>
    <w:rsid w:val="00666825"/>
    <w:rsid w:val="006717BF"/>
    <w:rsid w:val="00673D1A"/>
    <w:rsid w:val="006743D9"/>
    <w:rsid w:val="00676B90"/>
    <w:rsid w:val="00677047"/>
    <w:rsid w:val="0068122D"/>
    <w:rsid w:val="00681DCB"/>
    <w:rsid w:val="0068214B"/>
    <w:rsid w:val="00682A0C"/>
    <w:rsid w:val="00685E48"/>
    <w:rsid w:val="006904C3"/>
    <w:rsid w:val="006959F8"/>
    <w:rsid w:val="006A0CD5"/>
    <w:rsid w:val="006A4593"/>
    <w:rsid w:val="006A5CF9"/>
    <w:rsid w:val="006B5F1D"/>
    <w:rsid w:val="006C5848"/>
    <w:rsid w:val="006C7918"/>
    <w:rsid w:val="006D093E"/>
    <w:rsid w:val="006D5F95"/>
    <w:rsid w:val="006D66DA"/>
    <w:rsid w:val="006E0AC7"/>
    <w:rsid w:val="006E1574"/>
    <w:rsid w:val="006E18AA"/>
    <w:rsid w:val="006E5F9B"/>
    <w:rsid w:val="006E676E"/>
    <w:rsid w:val="006E6ECC"/>
    <w:rsid w:val="006F131C"/>
    <w:rsid w:val="006F3797"/>
    <w:rsid w:val="006F6F10"/>
    <w:rsid w:val="006F76F5"/>
    <w:rsid w:val="0070454B"/>
    <w:rsid w:val="00704EEE"/>
    <w:rsid w:val="00705F3B"/>
    <w:rsid w:val="0070755A"/>
    <w:rsid w:val="00714F57"/>
    <w:rsid w:val="00716508"/>
    <w:rsid w:val="0073350F"/>
    <w:rsid w:val="00735383"/>
    <w:rsid w:val="007365CD"/>
    <w:rsid w:val="007368DA"/>
    <w:rsid w:val="00737963"/>
    <w:rsid w:val="007441CA"/>
    <w:rsid w:val="00746DE4"/>
    <w:rsid w:val="00747D29"/>
    <w:rsid w:val="00750431"/>
    <w:rsid w:val="007518D4"/>
    <w:rsid w:val="00752EC2"/>
    <w:rsid w:val="00755ECE"/>
    <w:rsid w:val="007639D8"/>
    <w:rsid w:val="00765795"/>
    <w:rsid w:val="007670A1"/>
    <w:rsid w:val="007727D7"/>
    <w:rsid w:val="00772E20"/>
    <w:rsid w:val="00774D5C"/>
    <w:rsid w:val="00782DFA"/>
    <w:rsid w:val="007843CA"/>
    <w:rsid w:val="007862BE"/>
    <w:rsid w:val="00794525"/>
    <w:rsid w:val="007A254E"/>
    <w:rsid w:val="007A3526"/>
    <w:rsid w:val="007A3543"/>
    <w:rsid w:val="007A4913"/>
    <w:rsid w:val="007C606A"/>
    <w:rsid w:val="007C73B5"/>
    <w:rsid w:val="007C7F58"/>
    <w:rsid w:val="007D0C8F"/>
    <w:rsid w:val="007D0E7E"/>
    <w:rsid w:val="007D4464"/>
    <w:rsid w:val="007D4BBC"/>
    <w:rsid w:val="007E3AD4"/>
    <w:rsid w:val="007E4A77"/>
    <w:rsid w:val="007E6491"/>
    <w:rsid w:val="007E7AF0"/>
    <w:rsid w:val="007F090D"/>
    <w:rsid w:val="008015BC"/>
    <w:rsid w:val="00804A82"/>
    <w:rsid w:val="00807404"/>
    <w:rsid w:val="008076DB"/>
    <w:rsid w:val="00815DEB"/>
    <w:rsid w:val="00825B9E"/>
    <w:rsid w:val="008260A8"/>
    <w:rsid w:val="008332F5"/>
    <w:rsid w:val="00840389"/>
    <w:rsid w:val="0084195A"/>
    <w:rsid w:val="00841BAA"/>
    <w:rsid w:val="00841EEE"/>
    <w:rsid w:val="0084351E"/>
    <w:rsid w:val="00844F8D"/>
    <w:rsid w:val="008517FB"/>
    <w:rsid w:val="0085786E"/>
    <w:rsid w:val="0086253B"/>
    <w:rsid w:val="00870277"/>
    <w:rsid w:val="008702EE"/>
    <w:rsid w:val="00870DA0"/>
    <w:rsid w:val="008814D8"/>
    <w:rsid w:val="00887B87"/>
    <w:rsid w:val="008922B0"/>
    <w:rsid w:val="008A69C9"/>
    <w:rsid w:val="008C00CC"/>
    <w:rsid w:val="008C2E17"/>
    <w:rsid w:val="008D1818"/>
    <w:rsid w:val="008D19BE"/>
    <w:rsid w:val="008D493A"/>
    <w:rsid w:val="008E6F44"/>
    <w:rsid w:val="008F5E40"/>
    <w:rsid w:val="008F667B"/>
    <w:rsid w:val="009000B9"/>
    <w:rsid w:val="00902559"/>
    <w:rsid w:val="0091018D"/>
    <w:rsid w:val="00912723"/>
    <w:rsid w:val="00920DA0"/>
    <w:rsid w:val="00924B55"/>
    <w:rsid w:val="00926657"/>
    <w:rsid w:val="00931B75"/>
    <w:rsid w:val="00931F7A"/>
    <w:rsid w:val="0093370E"/>
    <w:rsid w:val="009379F6"/>
    <w:rsid w:val="009521E9"/>
    <w:rsid w:val="009545E0"/>
    <w:rsid w:val="00961FA9"/>
    <w:rsid w:val="00963E85"/>
    <w:rsid w:val="0096565B"/>
    <w:rsid w:val="009724E0"/>
    <w:rsid w:val="00976196"/>
    <w:rsid w:val="00976C1C"/>
    <w:rsid w:val="00981511"/>
    <w:rsid w:val="009909A2"/>
    <w:rsid w:val="0099314D"/>
    <w:rsid w:val="00996ACE"/>
    <w:rsid w:val="009A1273"/>
    <w:rsid w:val="009A3545"/>
    <w:rsid w:val="009A524B"/>
    <w:rsid w:val="009B1B05"/>
    <w:rsid w:val="009B7543"/>
    <w:rsid w:val="009C1AF4"/>
    <w:rsid w:val="009C2FDC"/>
    <w:rsid w:val="009C62AF"/>
    <w:rsid w:val="009D2D35"/>
    <w:rsid w:val="009E016F"/>
    <w:rsid w:val="009E08CD"/>
    <w:rsid w:val="009E0C49"/>
    <w:rsid w:val="009E6249"/>
    <w:rsid w:val="009F36CE"/>
    <w:rsid w:val="009F4D6A"/>
    <w:rsid w:val="009F5910"/>
    <w:rsid w:val="009F72BA"/>
    <w:rsid w:val="009F7E79"/>
    <w:rsid w:val="00A01F17"/>
    <w:rsid w:val="00A05DFC"/>
    <w:rsid w:val="00A078D8"/>
    <w:rsid w:val="00A15669"/>
    <w:rsid w:val="00A20920"/>
    <w:rsid w:val="00A2304D"/>
    <w:rsid w:val="00A25EFF"/>
    <w:rsid w:val="00A27BAA"/>
    <w:rsid w:val="00A32019"/>
    <w:rsid w:val="00A344A8"/>
    <w:rsid w:val="00A346F3"/>
    <w:rsid w:val="00A36B5A"/>
    <w:rsid w:val="00A478A5"/>
    <w:rsid w:val="00A5163F"/>
    <w:rsid w:val="00A52434"/>
    <w:rsid w:val="00A53710"/>
    <w:rsid w:val="00A6689E"/>
    <w:rsid w:val="00A67787"/>
    <w:rsid w:val="00A678D3"/>
    <w:rsid w:val="00A70E48"/>
    <w:rsid w:val="00A74E89"/>
    <w:rsid w:val="00A752C0"/>
    <w:rsid w:val="00A91294"/>
    <w:rsid w:val="00A919E5"/>
    <w:rsid w:val="00A96002"/>
    <w:rsid w:val="00AA06BA"/>
    <w:rsid w:val="00AA56DE"/>
    <w:rsid w:val="00AB38EE"/>
    <w:rsid w:val="00AB4A6B"/>
    <w:rsid w:val="00AB7F2F"/>
    <w:rsid w:val="00AC0588"/>
    <w:rsid w:val="00AD068B"/>
    <w:rsid w:val="00AD2686"/>
    <w:rsid w:val="00AD2CA1"/>
    <w:rsid w:val="00AD4608"/>
    <w:rsid w:val="00AE05AF"/>
    <w:rsid w:val="00AE47EF"/>
    <w:rsid w:val="00AE5ACE"/>
    <w:rsid w:val="00AE5B92"/>
    <w:rsid w:val="00AF2738"/>
    <w:rsid w:val="00AF48BF"/>
    <w:rsid w:val="00B00960"/>
    <w:rsid w:val="00B0266B"/>
    <w:rsid w:val="00B04286"/>
    <w:rsid w:val="00B05E90"/>
    <w:rsid w:val="00B12546"/>
    <w:rsid w:val="00B22B11"/>
    <w:rsid w:val="00B2655E"/>
    <w:rsid w:val="00B3130B"/>
    <w:rsid w:val="00B33A71"/>
    <w:rsid w:val="00B5015E"/>
    <w:rsid w:val="00B52D2E"/>
    <w:rsid w:val="00B5638C"/>
    <w:rsid w:val="00B608DA"/>
    <w:rsid w:val="00B60FF3"/>
    <w:rsid w:val="00B614D4"/>
    <w:rsid w:val="00B644CD"/>
    <w:rsid w:val="00B72D7B"/>
    <w:rsid w:val="00B73B1A"/>
    <w:rsid w:val="00B83CF9"/>
    <w:rsid w:val="00B8631D"/>
    <w:rsid w:val="00B907A8"/>
    <w:rsid w:val="00B94DF4"/>
    <w:rsid w:val="00BA279A"/>
    <w:rsid w:val="00BB0857"/>
    <w:rsid w:val="00BB5581"/>
    <w:rsid w:val="00BB752D"/>
    <w:rsid w:val="00BC51F3"/>
    <w:rsid w:val="00BC618D"/>
    <w:rsid w:val="00BC6DAC"/>
    <w:rsid w:val="00BC770A"/>
    <w:rsid w:val="00BC7FC8"/>
    <w:rsid w:val="00BD20A5"/>
    <w:rsid w:val="00BD2426"/>
    <w:rsid w:val="00BD2BD8"/>
    <w:rsid w:val="00BD378F"/>
    <w:rsid w:val="00BD66C4"/>
    <w:rsid w:val="00BE4ACE"/>
    <w:rsid w:val="00BE6009"/>
    <w:rsid w:val="00BF08AF"/>
    <w:rsid w:val="00BF350C"/>
    <w:rsid w:val="00C0094C"/>
    <w:rsid w:val="00C02A1E"/>
    <w:rsid w:val="00C036FE"/>
    <w:rsid w:val="00C06606"/>
    <w:rsid w:val="00C27EBE"/>
    <w:rsid w:val="00C349FB"/>
    <w:rsid w:val="00C34B6E"/>
    <w:rsid w:val="00C41B79"/>
    <w:rsid w:val="00C42F23"/>
    <w:rsid w:val="00C50346"/>
    <w:rsid w:val="00C50E6A"/>
    <w:rsid w:val="00C50FFA"/>
    <w:rsid w:val="00C65287"/>
    <w:rsid w:val="00C66B6A"/>
    <w:rsid w:val="00C67A6A"/>
    <w:rsid w:val="00C730DD"/>
    <w:rsid w:val="00C80045"/>
    <w:rsid w:val="00C852A2"/>
    <w:rsid w:val="00C85F84"/>
    <w:rsid w:val="00C87001"/>
    <w:rsid w:val="00C87293"/>
    <w:rsid w:val="00C929D8"/>
    <w:rsid w:val="00C95172"/>
    <w:rsid w:val="00CA4F38"/>
    <w:rsid w:val="00CB4C28"/>
    <w:rsid w:val="00CB7C64"/>
    <w:rsid w:val="00CC2E88"/>
    <w:rsid w:val="00CC38A6"/>
    <w:rsid w:val="00CC4C88"/>
    <w:rsid w:val="00CC5D95"/>
    <w:rsid w:val="00CC6252"/>
    <w:rsid w:val="00CC7AA8"/>
    <w:rsid w:val="00CC7D80"/>
    <w:rsid w:val="00CC7E7A"/>
    <w:rsid w:val="00CD625B"/>
    <w:rsid w:val="00CD7A26"/>
    <w:rsid w:val="00CD7EEA"/>
    <w:rsid w:val="00CE4E34"/>
    <w:rsid w:val="00CE78FB"/>
    <w:rsid w:val="00CE7FEA"/>
    <w:rsid w:val="00CF3CA9"/>
    <w:rsid w:val="00D00002"/>
    <w:rsid w:val="00D0398B"/>
    <w:rsid w:val="00D05905"/>
    <w:rsid w:val="00D05AE1"/>
    <w:rsid w:val="00D23C3D"/>
    <w:rsid w:val="00D34EB1"/>
    <w:rsid w:val="00D3522C"/>
    <w:rsid w:val="00D40A73"/>
    <w:rsid w:val="00D40C17"/>
    <w:rsid w:val="00D452C0"/>
    <w:rsid w:val="00D47B65"/>
    <w:rsid w:val="00D51218"/>
    <w:rsid w:val="00D51542"/>
    <w:rsid w:val="00D527AD"/>
    <w:rsid w:val="00D535C7"/>
    <w:rsid w:val="00D574AD"/>
    <w:rsid w:val="00D6309E"/>
    <w:rsid w:val="00D6343D"/>
    <w:rsid w:val="00D647AF"/>
    <w:rsid w:val="00D65279"/>
    <w:rsid w:val="00D66A44"/>
    <w:rsid w:val="00D83354"/>
    <w:rsid w:val="00D839B8"/>
    <w:rsid w:val="00D85D86"/>
    <w:rsid w:val="00D86796"/>
    <w:rsid w:val="00D9107E"/>
    <w:rsid w:val="00D979A4"/>
    <w:rsid w:val="00DA2532"/>
    <w:rsid w:val="00DA572C"/>
    <w:rsid w:val="00DA5C40"/>
    <w:rsid w:val="00DB17B0"/>
    <w:rsid w:val="00DB3FE2"/>
    <w:rsid w:val="00DC0C5B"/>
    <w:rsid w:val="00DC606C"/>
    <w:rsid w:val="00DD038D"/>
    <w:rsid w:val="00DE3B9B"/>
    <w:rsid w:val="00DE4D12"/>
    <w:rsid w:val="00DE73AF"/>
    <w:rsid w:val="00DF370E"/>
    <w:rsid w:val="00DF39EA"/>
    <w:rsid w:val="00DF5438"/>
    <w:rsid w:val="00DF5474"/>
    <w:rsid w:val="00E01D2A"/>
    <w:rsid w:val="00E0207A"/>
    <w:rsid w:val="00E04223"/>
    <w:rsid w:val="00E112FC"/>
    <w:rsid w:val="00E13AAA"/>
    <w:rsid w:val="00E13CE4"/>
    <w:rsid w:val="00E22884"/>
    <w:rsid w:val="00E25CF5"/>
    <w:rsid w:val="00E3350D"/>
    <w:rsid w:val="00E40AE5"/>
    <w:rsid w:val="00E4208D"/>
    <w:rsid w:val="00E4391A"/>
    <w:rsid w:val="00E47944"/>
    <w:rsid w:val="00E52E11"/>
    <w:rsid w:val="00E5668A"/>
    <w:rsid w:val="00E7001E"/>
    <w:rsid w:val="00E7146F"/>
    <w:rsid w:val="00E73831"/>
    <w:rsid w:val="00E73AC4"/>
    <w:rsid w:val="00E757DD"/>
    <w:rsid w:val="00E84ADC"/>
    <w:rsid w:val="00E84BD8"/>
    <w:rsid w:val="00E85D57"/>
    <w:rsid w:val="00E90243"/>
    <w:rsid w:val="00E94286"/>
    <w:rsid w:val="00E96389"/>
    <w:rsid w:val="00E97623"/>
    <w:rsid w:val="00EA2E65"/>
    <w:rsid w:val="00EB274A"/>
    <w:rsid w:val="00EB3223"/>
    <w:rsid w:val="00EB541D"/>
    <w:rsid w:val="00EC0052"/>
    <w:rsid w:val="00EC0E4F"/>
    <w:rsid w:val="00EC4F34"/>
    <w:rsid w:val="00EC51FF"/>
    <w:rsid w:val="00EC57BF"/>
    <w:rsid w:val="00EC7314"/>
    <w:rsid w:val="00ED2D8F"/>
    <w:rsid w:val="00ED77CA"/>
    <w:rsid w:val="00EE20E7"/>
    <w:rsid w:val="00EF26D8"/>
    <w:rsid w:val="00EF3BB7"/>
    <w:rsid w:val="00EF5746"/>
    <w:rsid w:val="00EF743A"/>
    <w:rsid w:val="00F01189"/>
    <w:rsid w:val="00F03049"/>
    <w:rsid w:val="00F06B2A"/>
    <w:rsid w:val="00F11665"/>
    <w:rsid w:val="00F12AF6"/>
    <w:rsid w:val="00F1324C"/>
    <w:rsid w:val="00F20091"/>
    <w:rsid w:val="00F210E3"/>
    <w:rsid w:val="00F230FE"/>
    <w:rsid w:val="00F250B2"/>
    <w:rsid w:val="00F3582C"/>
    <w:rsid w:val="00F36E94"/>
    <w:rsid w:val="00F37014"/>
    <w:rsid w:val="00F401B2"/>
    <w:rsid w:val="00F421FF"/>
    <w:rsid w:val="00F435D9"/>
    <w:rsid w:val="00F4644C"/>
    <w:rsid w:val="00F5074C"/>
    <w:rsid w:val="00F53BB2"/>
    <w:rsid w:val="00F60F5D"/>
    <w:rsid w:val="00F62869"/>
    <w:rsid w:val="00F63946"/>
    <w:rsid w:val="00F64C68"/>
    <w:rsid w:val="00F67FD2"/>
    <w:rsid w:val="00F7480C"/>
    <w:rsid w:val="00F77627"/>
    <w:rsid w:val="00F836D6"/>
    <w:rsid w:val="00F847A1"/>
    <w:rsid w:val="00F84828"/>
    <w:rsid w:val="00F8586D"/>
    <w:rsid w:val="00F87301"/>
    <w:rsid w:val="00F92EE7"/>
    <w:rsid w:val="00FA2291"/>
    <w:rsid w:val="00FA3892"/>
    <w:rsid w:val="00FB0FCD"/>
    <w:rsid w:val="00FB3CBE"/>
    <w:rsid w:val="00FB5F78"/>
    <w:rsid w:val="00FC10D4"/>
    <w:rsid w:val="00FC3823"/>
    <w:rsid w:val="00FD23E5"/>
    <w:rsid w:val="00FE1A3A"/>
    <w:rsid w:val="00FE23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F4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A9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C17"/>
    <w:rPr>
      <w:rFonts w:ascii="Tahoma" w:hAnsi="Tahoma" w:cs="Tahoma"/>
      <w:sz w:val="16"/>
      <w:szCs w:val="16"/>
    </w:rPr>
  </w:style>
  <w:style w:type="character" w:styleId="Hyperlink">
    <w:name w:val="Hyperlink"/>
    <w:basedOn w:val="DefaultParagraphFont"/>
    <w:uiPriority w:val="99"/>
    <w:unhideWhenUsed/>
    <w:rsid w:val="00625094"/>
    <w:rPr>
      <w:color w:val="0000FF" w:themeColor="hyperlink"/>
      <w:u w:val="single"/>
    </w:rPr>
  </w:style>
  <w:style w:type="character" w:styleId="PlaceholderText">
    <w:name w:val="Placeholder Text"/>
    <w:basedOn w:val="DefaultParagraphFont"/>
    <w:uiPriority w:val="99"/>
    <w:semiHidden/>
    <w:rsid w:val="002B7C2C"/>
    <w:rPr>
      <w:color w:val="808080"/>
    </w:rPr>
  </w:style>
  <w:style w:type="paragraph" w:styleId="ListParagraph">
    <w:name w:val="List Paragraph"/>
    <w:basedOn w:val="Normal"/>
    <w:uiPriority w:val="34"/>
    <w:qFormat/>
    <w:rsid w:val="006624ED"/>
    <w:pPr>
      <w:ind w:left="720"/>
      <w:contextualSpacing/>
    </w:pPr>
  </w:style>
  <w:style w:type="paragraph" w:customStyle="1" w:styleId="EndNoteBibliographyTitle">
    <w:name w:val="EndNote Bibliography Title"/>
    <w:basedOn w:val="Normal"/>
    <w:rsid w:val="00A6689E"/>
    <w:pPr>
      <w:spacing w:after="0"/>
      <w:jc w:val="center"/>
    </w:pPr>
    <w:rPr>
      <w:rFonts w:ascii="Calibri" w:hAnsi="Calibri"/>
    </w:rPr>
  </w:style>
  <w:style w:type="paragraph" w:customStyle="1" w:styleId="EndNoteBibliography">
    <w:name w:val="EndNote Bibliography"/>
    <w:basedOn w:val="Normal"/>
    <w:rsid w:val="00A6689E"/>
    <w:pPr>
      <w:spacing w:line="240" w:lineRule="auto"/>
      <w:jc w:val="both"/>
    </w:pPr>
    <w:rPr>
      <w:rFonts w:ascii="Calibri" w:hAnsi="Calibri"/>
    </w:rPr>
  </w:style>
  <w:style w:type="paragraph" w:styleId="Header">
    <w:name w:val="header"/>
    <w:basedOn w:val="Normal"/>
    <w:link w:val="HeaderChar"/>
    <w:uiPriority w:val="99"/>
    <w:unhideWhenUsed/>
    <w:rsid w:val="00910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18D"/>
  </w:style>
  <w:style w:type="paragraph" w:styleId="Footer">
    <w:name w:val="footer"/>
    <w:basedOn w:val="Normal"/>
    <w:link w:val="FooterChar"/>
    <w:uiPriority w:val="99"/>
    <w:unhideWhenUsed/>
    <w:rsid w:val="00910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18D"/>
  </w:style>
  <w:style w:type="character" w:styleId="CommentReference">
    <w:name w:val="annotation reference"/>
    <w:basedOn w:val="DefaultParagraphFont"/>
    <w:uiPriority w:val="99"/>
    <w:semiHidden/>
    <w:unhideWhenUsed/>
    <w:rsid w:val="00976196"/>
    <w:rPr>
      <w:sz w:val="16"/>
      <w:szCs w:val="16"/>
    </w:rPr>
  </w:style>
  <w:style w:type="paragraph" w:styleId="CommentText">
    <w:name w:val="annotation text"/>
    <w:basedOn w:val="Normal"/>
    <w:link w:val="CommentTextChar"/>
    <w:uiPriority w:val="99"/>
    <w:unhideWhenUsed/>
    <w:rsid w:val="00976196"/>
    <w:pPr>
      <w:spacing w:line="240" w:lineRule="auto"/>
    </w:pPr>
    <w:rPr>
      <w:sz w:val="20"/>
      <w:szCs w:val="20"/>
    </w:rPr>
  </w:style>
  <w:style w:type="character" w:customStyle="1" w:styleId="CommentTextChar">
    <w:name w:val="Comment Text Char"/>
    <w:basedOn w:val="DefaultParagraphFont"/>
    <w:link w:val="CommentText"/>
    <w:uiPriority w:val="99"/>
    <w:rsid w:val="00976196"/>
    <w:rPr>
      <w:sz w:val="20"/>
      <w:szCs w:val="20"/>
    </w:rPr>
  </w:style>
  <w:style w:type="paragraph" w:styleId="CommentSubject">
    <w:name w:val="annotation subject"/>
    <w:basedOn w:val="CommentText"/>
    <w:next w:val="CommentText"/>
    <w:link w:val="CommentSubjectChar"/>
    <w:uiPriority w:val="99"/>
    <w:semiHidden/>
    <w:unhideWhenUsed/>
    <w:rsid w:val="00976196"/>
    <w:rPr>
      <w:b/>
      <w:bCs/>
    </w:rPr>
  </w:style>
  <w:style w:type="character" w:customStyle="1" w:styleId="CommentSubjectChar">
    <w:name w:val="Comment Subject Char"/>
    <w:basedOn w:val="CommentTextChar"/>
    <w:link w:val="CommentSubject"/>
    <w:uiPriority w:val="99"/>
    <w:semiHidden/>
    <w:rsid w:val="009761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A9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C17"/>
    <w:rPr>
      <w:rFonts w:ascii="Tahoma" w:hAnsi="Tahoma" w:cs="Tahoma"/>
      <w:sz w:val="16"/>
      <w:szCs w:val="16"/>
    </w:rPr>
  </w:style>
  <w:style w:type="character" w:styleId="Hyperlink">
    <w:name w:val="Hyperlink"/>
    <w:basedOn w:val="DefaultParagraphFont"/>
    <w:uiPriority w:val="99"/>
    <w:unhideWhenUsed/>
    <w:rsid w:val="00625094"/>
    <w:rPr>
      <w:color w:val="0000FF" w:themeColor="hyperlink"/>
      <w:u w:val="single"/>
    </w:rPr>
  </w:style>
  <w:style w:type="character" w:styleId="PlaceholderText">
    <w:name w:val="Placeholder Text"/>
    <w:basedOn w:val="DefaultParagraphFont"/>
    <w:uiPriority w:val="99"/>
    <w:semiHidden/>
    <w:rsid w:val="002B7C2C"/>
    <w:rPr>
      <w:color w:val="808080"/>
    </w:rPr>
  </w:style>
  <w:style w:type="paragraph" w:styleId="ListParagraph">
    <w:name w:val="List Paragraph"/>
    <w:basedOn w:val="Normal"/>
    <w:uiPriority w:val="34"/>
    <w:qFormat/>
    <w:rsid w:val="006624ED"/>
    <w:pPr>
      <w:ind w:left="720"/>
      <w:contextualSpacing/>
    </w:pPr>
  </w:style>
  <w:style w:type="paragraph" w:customStyle="1" w:styleId="EndNoteBibliographyTitle">
    <w:name w:val="EndNote Bibliography Title"/>
    <w:basedOn w:val="Normal"/>
    <w:rsid w:val="00A6689E"/>
    <w:pPr>
      <w:spacing w:after="0"/>
      <w:jc w:val="center"/>
    </w:pPr>
    <w:rPr>
      <w:rFonts w:ascii="Calibri" w:hAnsi="Calibri"/>
    </w:rPr>
  </w:style>
  <w:style w:type="paragraph" w:customStyle="1" w:styleId="EndNoteBibliography">
    <w:name w:val="EndNote Bibliography"/>
    <w:basedOn w:val="Normal"/>
    <w:rsid w:val="00A6689E"/>
    <w:pPr>
      <w:spacing w:line="240" w:lineRule="auto"/>
      <w:jc w:val="both"/>
    </w:pPr>
    <w:rPr>
      <w:rFonts w:ascii="Calibri" w:hAnsi="Calibri"/>
    </w:rPr>
  </w:style>
  <w:style w:type="paragraph" w:styleId="Header">
    <w:name w:val="header"/>
    <w:basedOn w:val="Normal"/>
    <w:link w:val="HeaderChar"/>
    <w:uiPriority w:val="99"/>
    <w:unhideWhenUsed/>
    <w:rsid w:val="00910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18D"/>
  </w:style>
  <w:style w:type="paragraph" w:styleId="Footer">
    <w:name w:val="footer"/>
    <w:basedOn w:val="Normal"/>
    <w:link w:val="FooterChar"/>
    <w:uiPriority w:val="99"/>
    <w:unhideWhenUsed/>
    <w:rsid w:val="00910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18D"/>
  </w:style>
  <w:style w:type="character" w:styleId="CommentReference">
    <w:name w:val="annotation reference"/>
    <w:basedOn w:val="DefaultParagraphFont"/>
    <w:uiPriority w:val="99"/>
    <w:semiHidden/>
    <w:unhideWhenUsed/>
    <w:rsid w:val="00976196"/>
    <w:rPr>
      <w:sz w:val="16"/>
      <w:szCs w:val="16"/>
    </w:rPr>
  </w:style>
  <w:style w:type="paragraph" w:styleId="CommentText">
    <w:name w:val="annotation text"/>
    <w:basedOn w:val="Normal"/>
    <w:link w:val="CommentTextChar"/>
    <w:uiPriority w:val="99"/>
    <w:unhideWhenUsed/>
    <w:rsid w:val="00976196"/>
    <w:pPr>
      <w:spacing w:line="240" w:lineRule="auto"/>
    </w:pPr>
    <w:rPr>
      <w:sz w:val="20"/>
      <w:szCs w:val="20"/>
    </w:rPr>
  </w:style>
  <w:style w:type="character" w:customStyle="1" w:styleId="CommentTextChar">
    <w:name w:val="Comment Text Char"/>
    <w:basedOn w:val="DefaultParagraphFont"/>
    <w:link w:val="CommentText"/>
    <w:uiPriority w:val="99"/>
    <w:rsid w:val="00976196"/>
    <w:rPr>
      <w:sz w:val="20"/>
      <w:szCs w:val="20"/>
    </w:rPr>
  </w:style>
  <w:style w:type="paragraph" w:styleId="CommentSubject">
    <w:name w:val="annotation subject"/>
    <w:basedOn w:val="CommentText"/>
    <w:next w:val="CommentText"/>
    <w:link w:val="CommentSubjectChar"/>
    <w:uiPriority w:val="99"/>
    <w:semiHidden/>
    <w:unhideWhenUsed/>
    <w:rsid w:val="00976196"/>
    <w:rPr>
      <w:b/>
      <w:bCs/>
    </w:rPr>
  </w:style>
  <w:style w:type="character" w:customStyle="1" w:styleId="CommentSubjectChar">
    <w:name w:val="Comment Subject Char"/>
    <w:basedOn w:val="CommentTextChar"/>
    <w:link w:val="CommentSubject"/>
    <w:uiPriority w:val="99"/>
    <w:semiHidden/>
    <w:rsid w:val="009761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EC100-63FF-4933-B245-D524CBF0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6875</Words>
  <Characters>38433</Characters>
  <Application>Microsoft Office Word</Application>
  <DocSecurity>0</DocSecurity>
  <Lines>817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 R. Hoidn</dc:creator>
  <cp:lastModifiedBy>Oliver R. Hoidn</cp:lastModifiedBy>
  <cp:revision>2</cp:revision>
  <cp:lastPrinted>2017-04-02T22:26:00Z</cp:lastPrinted>
  <dcterms:created xsi:type="dcterms:W3CDTF">2017-04-14T00:36:00Z</dcterms:created>
  <dcterms:modified xsi:type="dcterms:W3CDTF">2017-04-14T00:36:00Z</dcterms:modified>
</cp:coreProperties>
</file>